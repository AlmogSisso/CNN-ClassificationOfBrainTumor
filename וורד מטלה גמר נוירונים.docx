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0E7501" w14:textId="77777777" w:rsidR="00831EE7" w:rsidRPr="00585431" w:rsidRDefault="00140608" w:rsidP="00831EE7">
      <w:pPr>
        <w:jc w:val="center"/>
        <w:rPr>
          <w:rFonts w:ascii="Calibri" w:hAnsi="Calibri" w:cs="Calibri"/>
          <w:b/>
          <w:bCs/>
          <w:sz w:val="24"/>
          <w:szCs w:val="24"/>
        </w:rPr>
      </w:pPr>
      <w:bookmarkStart w:id="0" w:name="_Hlk163039623"/>
      <w:bookmarkEnd w:id="0"/>
      <w:r w:rsidRPr="00585431">
        <w:rPr>
          <w:rFonts w:ascii="Calibri" w:hAnsi="Calibri" w:cs="Calibri"/>
          <w:b/>
          <w:bCs/>
          <w:sz w:val="24"/>
          <w:szCs w:val="24"/>
          <w:rtl/>
        </w:rPr>
        <w:t xml:space="preserve">מטלה </w:t>
      </w:r>
      <w:r w:rsidR="00CA1D19" w:rsidRPr="00585431">
        <w:rPr>
          <w:rFonts w:ascii="Calibri" w:hAnsi="Calibri" w:cs="Calibri"/>
          <w:b/>
          <w:bCs/>
          <w:sz w:val="24"/>
          <w:szCs w:val="24"/>
          <w:rtl/>
        </w:rPr>
        <w:t>סוף קורס רשתות נו</w:t>
      </w:r>
      <w:r w:rsidR="000A2740" w:rsidRPr="00585431">
        <w:rPr>
          <w:rFonts w:ascii="Calibri" w:hAnsi="Calibri" w:cs="Calibri"/>
          <w:b/>
          <w:bCs/>
          <w:sz w:val="24"/>
          <w:szCs w:val="24"/>
          <w:rtl/>
        </w:rPr>
        <w:t>ירונים</w:t>
      </w:r>
    </w:p>
    <w:p w14:paraId="5E25EF2D" w14:textId="73D31CCB" w:rsidR="000A2740" w:rsidRPr="00585431" w:rsidRDefault="000A2740" w:rsidP="00831EE7">
      <w:pPr>
        <w:jc w:val="center"/>
        <w:rPr>
          <w:rFonts w:ascii="Calibri" w:hAnsi="Calibri" w:cs="Calibri"/>
          <w:b/>
          <w:bCs/>
          <w:sz w:val="24"/>
          <w:szCs w:val="24"/>
        </w:rPr>
      </w:pPr>
      <w:r w:rsidRPr="00585431">
        <w:rPr>
          <w:rFonts w:ascii="Calibri" w:hAnsi="Calibri" w:cs="Calibri"/>
          <w:b/>
          <w:bCs/>
          <w:sz w:val="24"/>
          <w:szCs w:val="24"/>
        </w:rPr>
        <w:t>CNN</w:t>
      </w:r>
      <w:r w:rsidRPr="00585431">
        <w:rPr>
          <w:rFonts w:ascii="Calibri" w:hAnsi="Calibri" w:cs="Calibri" w:hint="cs"/>
          <w:b/>
          <w:bCs/>
          <w:sz w:val="24"/>
          <w:szCs w:val="24"/>
        </w:rPr>
        <w:t xml:space="preserve"> </w:t>
      </w:r>
      <w:r w:rsidR="00831EE7" w:rsidRPr="00585431">
        <w:rPr>
          <w:rFonts w:ascii="Calibri" w:hAnsi="Calibri" w:cs="Calibri"/>
          <w:b/>
          <w:bCs/>
          <w:sz w:val="24"/>
          <w:szCs w:val="24"/>
        </w:rPr>
        <w:t>–</w:t>
      </w:r>
      <w:r w:rsidRPr="00585431">
        <w:rPr>
          <w:rFonts w:ascii="Calibri" w:hAnsi="Calibri" w:cs="Calibri" w:hint="cs"/>
          <w:b/>
          <w:bCs/>
          <w:sz w:val="24"/>
          <w:szCs w:val="24"/>
        </w:rPr>
        <w:t xml:space="preserve"> </w:t>
      </w:r>
      <w:r w:rsidR="00974113" w:rsidRPr="00585431">
        <w:rPr>
          <w:rFonts w:ascii="Calibri" w:hAnsi="Calibri" w:cs="Calibri"/>
          <w:b/>
          <w:bCs/>
          <w:sz w:val="24"/>
          <w:szCs w:val="24"/>
        </w:rPr>
        <w:t>C</w:t>
      </w:r>
      <w:r w:rsidR="00221533" w:rsidRPr="00585431">
        <w:rPr>
          <w:rFonts w:ascii="Calibri" w:hAnsi="Calibri" w:cs="Calibri"/>
          <w:b/>
          <w:bCs/>
          <w:sz w:val="24"/>
          <w:szCs w:val="24"/>
        </w:rPr>
        <w:t>lassification</w:t>
      </w:r>
      <w:r w:rsidR="00831EE7" w:rsidRPr="00585431">
        <w:rPr>
          <w:rFonts w:ascii="Calibri" w:hAnsi="Calibri" w:cs="Calibri"/>
          <w:b/>
          <w:bCs/>
          <w:sz w:val="24"/>
          <w:szCs w:val="24"/>
        </w:rPr>
        <w:t xml:space="preserve"> of MRI</w:t>
      </w:r>
    </w:p>
    <w:p w14:paraId="36BE1666" w14:textId="6E542EB0" w:rsidR="005614ED" w:rsidRPr="00CF778A" w:rsidRDefault="00592F84" w:rsidP="00592F84">
      <w:pPr>
        <w:rPr>
          <w:rFonts w:ascii="Calibri" w:hAnsi="Calibri" w:cs="Calibri"/>
          <w:b/>
          <w:bCs/>
          <w:rtl/>
        </w:rPr>
      </w:pPr>
      <w:r>
        <w:rPr>
          <w:rFonts w:ascii="Calibri" w:hAnsi="Calibri" w:cs="Calibri" w:hint="cs"/>
          <w:b/>
          <w:bCs/>
          <w:rtl/>
        </w:rPr>
        <w:t>מגישים :</w:t>
      </w:r>
    </w:p>
    <w:p w14:paraId="672186AB" w14:textId="5CDE32AE" w:rsidR="00592F84" w:rsidRDefault="00592F84" w:rsidP="00592F84">
      <w:pPr>
        <w:rPr>
          <w:rFonts w:ascii="Calibri" w:hAnsi="Calibri" w:cs="Calibri"/>
          <w:b/>
          <w:bCs/>
          <w:rtl/>
        </w:rPr>
      </w:pPr>
      <w:r>
        <w:rPr>
          <w:rFonts w:ascii="Calibri" w:hAnsi="Calibri" w:cs="Calibri" w:hint="cs"/>
          <w:b/>
          <w:bCs/>
          <w:rtl/>
        </w:rPr>
        <w:t>אלמוג בורה 206295115</w:t>
      </w:r>
    </w:p>
    <w:p w14:paraId="5DB4F7A3" w14:textId="02D8346C" w:rsidR="00592F84" w:rsidRDefault="00592F84" w:rsidP="00592F84">
      <w:pPr>
        <w:rPr>
          <w:rFonts w:ascii="Calibri" w:hAnsi="Calibri" w:cs="Calibri"/>
          <w:b/>
          <w:bCs/>
          <w:rtl/>
        </w:rPr>
      </w:pPr>
      <w:r>
        <w:rPr>
          <w:rFonts w:ascii="Calibri" w:hAnsi="Calibri" w:cs="Calibri" w:hint="cs"/>
          <w:b/>
          <w:bCs/>
          <w:rtl/>
        </w:rPr>
        <w:t>אלמוג סיסו</w:t>
      </w:r>
      <w:r w:rsidR="00863BC3">
        <w:rPr>
          <w:rFonts w:ascii="Calibri" w:hAnsi="Calibri" w:cs="Calibri" w:hint="cs"/>
          <w:b/>
          <w:bCs/>
          <w:rtl/>
        </w:rPr>
        <w:t xml:space="preserve"> 204307</w:t>
      </w:r>
      <w:r w:rsidR="003759FE">
        <w:rPr>
          <w:rFonts w:ascii="Calibri" w:hAnsi="Calibri" w:cs="Calibri" w:hint="cs"/>
          <w:b/>
          <w:bCs/>
          <w:rtl/>
        </w:rPr>
        <w:t>516</w:t>
      </w:r>
    </w:p>
    <w:p w14:paraId="4014D563" w14:textId="74140EB8" w:rsidR="00592F84" w:rsidRPr="00592F84" w:rsidRDefault="00592F84" w:rsidP="00592F84">
      <w:pPr>
        <w:rPr>
          <w:rFonts w:ascii="Calibri" w:hAnsi="Calibri" w:cs="Calibri"/>
          <w:b/>
          <w:bCs/>
          <w:rtl/>
        </w:rPr>
      </w:pPr>
      <w:r>
        <w:rPr>
          <w:rFonts w:ascii="Calibri" w:hAnsi="Calibri" w:cs="Calibri" w:hint="cs"/>
          <w:b/>
          <w:bCs/>
          <w:rtl/>
        </w:rPr>
        <w:t xml:space="preserve">פלג שובל </w:t>
      </w:r>
      <w:r w:rsidR="006A1631">
        <w:rPr>
          <w:rFonts w:ascii="Calibri" w:hAnsi="Calibri" w:cs="Calibri" w:hint="cs"/>
          <w:b/>
          <w:bCs/>
          <w:rtl/>
        </w:rPr>
        <w:t>316485549</w:t>
      </w:r>
    </w:p>
    <w:p w14:paraId="5C050D77" w14:textId="77777777" w:rsidR="005614ED" w:rsidRPr="00CF778A" w:rsidRDefault="005614ED" w:rsidP="00C957BF">
      <w:pPr>
        <w:pStyle w:val="ListParagraph"/>
        <w:ind w:left="360"/>
        <w:rPr>
          <w:rFonts w:ascii="Calibri" w:hAnsi="Calibri" w:cs="Calibri"/>
          <w:b/>
          <w:bCs/>
          <w:rtl/>
        </w:rPr>
      </w:pPr>
    </w:p>
    <w:p w14:paraId="4833C535" w14:textId="19C44BB5" w:rsidR="00E94B1F" w:rsidRPr="008433D6" w:rsidRDefault="00E94B1F" w:rsidP="002C025D">
      <w:pPr>
        <w:pStyle w:val="Heading1"/>
        <w:rPr>
          <w:rFonts w:ascii="Calibri" w:hAnsi="Calibri" w:cs="Calibri"/>
          <w:rtl/>
        </w:rPr>
      </w:pPr>
      <w:r w:rsidRPr="00993C39">
        <w:rPr>
          <w:rFonts w:ascii="Calibri" w:hAnsi="Calibri" w:cs="Calibri" w:hint="cs"/>
          <w:rtl/>
        </w:rPr>
        <w:t>תקציר</w:t>
      </w:r>
    </w:p>
    <w:p w14:paraId="43ADF18E" w14:textId="77777777" w:rsidR="00A33679" w:rsidRPr="008433D6" w:rsidRDefault="00A33679" w:rsidP="00DA7B33">
      <w:pPr>
        <w:pStyle w:val="Heading2"/>
        <w:rPr>
          <w:rStyle w:val="Heading2Char"/>
          <w:rFonts w:ascii="Calibri" w:hAnsi="Calibri" w:cs="Calibri"/>
          <w:rtl/>
        </w:rPr>
      </w:pPr>
      <w:r w:rsidRPr="008433D6">
        <w:rPr>
          <w:rStyle w:val="Heading2Char"/>
          <w:rFonts w:ascii="Calibri" w:hAnsi="Calibri" w:cs="Calibri" w:hint="cs"/>
          <w:rtl/>
        </w:rPr>
        <w:t>מקור הנתונים :</w:t>
      </w:r>
    </w:p>
    <w:p w14:paraId="2BE98363" w14:textId="7D0BAB0C" w:rsidR="003B0739" w:rsidRPr="00CF778A" w:rsidRDefault="000B1870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למעבר לחץ </w:t>
      </w:r>
      <w:hyperlink r:id="rId6" w:history="1">
        <w:r w:rsidRPr="000B1870">
          <w:rPr>
            <w:rStyle w:val="Hyperlink"/>
            <w:rFonts w:ascii="Calibri" w:hAnsi="Calibri" w:cs="Calibri" w:hint="cs"/>
            <w:rtl/>
          </w:rPr>
          <w:t>כאן</w:t>
        </w:r>
      </w:hyperlink>
    </w:p>
    <w:p w14:paraId="69CFE180" w14:textId="77777777" w:rsidR="000E7CB0" w:rsidRPr="008433D6" w:rsidRDefault="000B1870" w:rsidP="000E7CB0">
      <w:pPr>
        <w:pStyle w:val="Heading2"/>
        <w:rPr>
          <w:rFonts w:ascii="Calibri" w:hAnsi="Calibri" w:cs="Calibri"/>
          <w:rtl/>
        </w:rPr>
      </w:pPr>
      <w:r w:rsidRPr="008433D6">
        <w:rPr>
          <w:rFonts w:ascii="Calibri" w:hAnsi="Calibri" w:cs="Calibri" w:hint="cs"/>
          <w:rtl/>
        </w:rPr>
        <w:t>המשימה</w:t>
      </w:r>
      <w:r w:rsidR="000E7CB0" w:rsidRPr="008433D6">
        <w:rPr>
          <w:rFonts w:ascii="Calibri" w:hAnsi="Calibri" w:cs="Calibri" w:hint="cs"/>
          <w:rtl/>
        </w:rPr>
        <w:t xml:space="preserve">: </w:t>
      </w:r>
    </w:p>
    <w:p w14:paraId="57B1F16D" w14:textId="5E5EB4E3" w:rsidR="000B1870" w:rsidRDefault="00456C6A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לאבחן ולבצע </w:t>
      </w:r>
      <w:r w:rsidR="00EB6137">
        <w:rPr>
          <w:rFonts w:ascii="Calibri" w:hAnsi="Calibri" w:cs="Calibri" w:hint="cs"/>
          <w:rtl/>
        </w:rPr>
        <w:t xml:space="preserve">קלסיפיקציה של גידולים מוחיים </w:t>
      </w:r>
      <w:r w:rsidR="00C97A2E">
        <w:rPr>
          <w:rFonts w:ascii="Calibri" w:hAnsi="Calibri" w:cs="Calibri" w:hint="cs"/>
          <w:rtl/>
        </w:rPr>
        <w:t>מסוגים שונים</w:t>
      </w:r>
      <w:r w:rsidR="00EB6137" w:rsidRPr="00585431">
        <w:rPr>
          <w:rFonts w:ascii="Calibri" w:hAnsi="Calibri" w:cs="Calibri"/>
          <w:rtl/>
        </w:rPr>
        <w:t xml:space="preserve"> </w:t>
      </w:r>
      <w:r w:rsidR="00EB6137">
        <w:rPr>
          <w:rFonts w:ascii="Calibri" w:hAnsi="Calibri" w:cs="Calibri" w:hint="cs"/>
          <w:rtl/>
        </w:rPr>
        <w:t xml:space="preserve">לפי </w:t>
      </w:r>
      <w:r w:rsidR="00C97A2E">
        <w:rPr>
          <w:rFonts w:ascii="Calibri" w:hAnsi="Calibri" w:cs="Calibri" w:hint="cs"/>
          <w:rtl/>
        </w:rPr>
        <w:t xml:space="preserve">דאטה סט של </w:t>
      </w:r>
      <w:r w:rsidR="00EB6137">
        <w:rPr>
          <w:rFonts w:ascii="Calibri" w:hAnsi="Calibri" w:cs="Calibri" w:hint="cs"/>
          <w:rtl/>
        </w:rPr>
        <w:t>תמונות</w:t>
      </w:r>
      <w:r w:rsidR="00992580">
        <w:rPr>
          <w:rFonts w:ascii="Calibri" w:hAnsi="Calibri" w:cs="Calibri" w:hint="cs"/>
          <w:rtl/>
        </w:rPr>
        <w:t>.</w:t>
      </w:r>
      <w:r w:rsidR="007273C7">
        <w:rPr>
          <w:rFonts w:ascii="Calibri" w:hAnsi="Calibri" w:cs="Calibri" w:hint="cs"/>
          <w:rtl/>
        </w:rPr>
        <w:t xml:space="preserve"> </w:t>
      </w:r>
    </w:p>
    <w:p w14:paraId="7BDA3AB3" w14:textId="09DB960D" w:rsidR="003A041F" w:rsidRPr="003A041F" w:rsidRDefault="000B1870" w:rsidP="003A041F">
      <w:pPr>
        <w:pStyle w:val="Heading2"/>
        <w:rPr>
          <w:rFonts w:ascii="Calibri" w:hAnsi="Calibri" w:cs="Calibri"/>
          <w:rtl/>
        </w:rPr>
      </w:pPr>
      <w:r w:rsidRPr="008433D6">
        <w:rPr>
          <w:rFonts w:ascii="Calibri" w:hAnsi="Calibri" w:cs="Calibri" w:hint="cs"/>
          <w:rtl/>
        </w:rPr>
        <w:t>התהליך שביצענו</w:t>
      </w:r>
      <w:r w:rsidR="003A041F" w:rsidRPr="003A041F">
        <w:rPr>
          <w:rFonts w:ascii="Calibri" w:hAnsi="Calibri" w:cs="Calibri" w:hint="cs"/>
          <w:rtl/>
        </w:rPr>
        <w:t xml:space="preserve"> </w:t>
      </w:r>
      <w:r w:rsidR="003A041F" w:rsidRPr="008433D6">
        <w:rPr>
          <w:rFonts w:ascii="Calibri" w:hAnsi="Calibri" w:cs="Calibri" w:hint="cs"/>
          <w:rtl/>
        </w:rPr>
        <w:t>תוצאות מרכזיות</w:t>
      </w:r>
      <w:r w:rsidRPr="008433D6">
        <w:rPr>
          <w:rFonts w:ascii="Calibri" w:hAnsi="Calibri" w:cs="Calibri" w:hint="cs"/>
          <w:rtl/>
        </w:rPr>
        <w:t>:</w:t>
      </w:r>
      <w:r w:rsidR="00FC3038" w:rsidRPr="008433D6">
        <w:rPr>
          <w:rFonts w:ascii="Calibri" w:hAnsi="Calibri" w:cs="Calibri"/>
        </w:rPr>
        <w:t xml:space="preserve"> </w:t>
      </w:r>
      <w:r w:rsidR="00EF5432" w:rsidRPr="008433D6">
        <w:rPr>
          <w:rFonts w:ascii="Calibri" w:hAnsi="Calibri" w:cs="Calibri"/>
          <w:rtl/>
        </w:rPr>
        <w:br/>
      </w:r>
      <w:r w:rsidR="005200A8">
        <w:rPr>
          <w:rFonts w:ascii="Calibri" w:hAnsi="Calibri" w:cs="Calibri" w:hint="cs"/>
          <w:rtl/>
        </w:rPr>
        <w:t xml:space="preserve"> </w:t>
      </w:r>
    </w:p>
    <w:p w14:paraId="7F7C830B" w14:textId="0EFE5F53" w:rsidR="003A041F" w:rsidRPr="003A041F" w:rsidRDefault="003A041F" w:rsidP="002E2CCB">
      <w:pPr>
        <w:rPr>
          <w:rFonts w:ascii="Calibri" w:hAnsi="Calibri" w:cs="Calibri"/>
          <w:rtl/>
        </w:rPr>
      </w:pPr>
      <w:r w:rsidRPr="003A041F">
        <w:rPr>
          <w:rFonts w:ascii="Calibri" w:hAnsi="Calibri" w:cs="Calibri" w:hint="cs"/>
          <w:rtl/>
        </w:rPr>
        <w:t>במהלך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הפרויקט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לקחנו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קוד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</w:t>
      </w:r>
      <w:r w:rsidRPr="003A041F">
        <w:rPr>
          <w:rFonts w:ascii="Calibri" w:hAnsi="Calibri" w:cs="Calibri"/>
          <w:rtl/>
        </w:rPr>
        <w:t>-</w:t>
      </w:r>
      <w:r w:rsidRPr="003A041F">
        <w:rPr>
          <w:rFonts w:ascii="Calibri" w:hAnsi="Calibri" w:cs="Calibri"/>
        </w:rPr>
        <w:t>Kaggle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שבודק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שאלת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קלסיפיקציה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לגידול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במוח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על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ידי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סריקות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תמונות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מסוג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/>
        </w:rPr>
        <w:t>MRI</w:t>
      </w:r>
      <w:r w:rsidRPr="003A041F">
        <w:rPr>
          <w:rFonts w:ascii="Calibri" w:hAnsi="Calibri" w:cs="Calibri"/>
          <w:rtl/>
        </w:rPr>
        <w:t xml:space="preserve">. </w:t>
      </w:r>
      <w:r w:rsidRPr="003A041F">
        <w:rPr>
          <w:rFonts w:ascii="Calibri" w:hAnsi="Calibri" w:cs="Calibri" w:hint="cs"/>
          <w:rtl/>
        </w:rPr>
        <w:t>בהתחלה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חקרנו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שלבי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הקוד</w:t>
      </w:r>
      <w:r w:rsidRPr="003A041F">
        <w:rPr>
          <w:rFonts w:ascii="Calibri" w:hAnsi="Calibri" w:cs="Calibri"/>
          <w:rtl/>
        </w:rPr>
        <w:t xml:space="preserve">, </w:t>
      </w:r>
      <w:r w:rsidRPr="003A041F">
        <w:rPr>
          <w:rFonts w:ascii="Calibri" w:hAnsi="Calibri" w:cs="Calibri" w:hint="cs"/>
          <w:rtl/>
        </w:rPr>
        <w:t>הבנו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איך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הוא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מעבד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הנתונים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עצמם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ומכין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אותם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להרצת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המודל</w:t>
      </w:r>
      <w:r w:rsidRPr="003A041F">
        <w:rPr>
          <w:rFonts w:ascii="Calibri" w:hAnsi="Calibri" w:cs="Calibri"/>
          <w:rtl/>
        </w:rPr>
        <w:t xml:space="preserve">. </w:t>
      </w:r>
      <w:r w:rsidRPr="003A041F">
        <w:rPr>
          <w:rFonts w:ascii="Calibri" w:hAnsi="Calibri" w:cs="Calibri" w:hint="cs"/>
          <w:rtl/>
        </w:rPr>
        <w:t>המודל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שהשתמש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בו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כותב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הקוד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הוא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/>
        </w:rPr>
        <w:t>EfficientNetB3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שהוא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מודל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מאוד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חזק</w:t>
      </w:r>
      <w:r w:rsidRPr="003A041F">
        <w:rPr>
          <w:rFonts w:ascii="Calibri" w:hAnsi="Calibri" w:cs="Calibri"/>
          <w:rtl/>
        </w:rPr>
        <w:t xml:space="preserve">, </w:t>
      </w:r>
      <w:r w:rsidRPr="003A041F">
        <w:rPr>
          <w:rFonts w:ascii="Calibri" w:hAnsi="Calibri" w:cs="Calibri" w:hint="cs"/>
          <w:rtl/>
        </w:rPr>
        <w:t>אך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בהתחלה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התוצאות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שלו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היו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סביב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</w:t>
      </w:r>
      <w:r w:rsidRPr="003A041F">
        <w:rPr>
          <w:rFonts w:ascii="Calibri" w:hAnsi="Calibri" w:cs="Calibri"/>
          <w:rtl/>
        </w:rPr>
        <w:t>-80%.</w:t>
      </w:r>
    </w:p>
    <w:p w14:paraId="5F311783" w14:textId="51A97670" w:rsidR="003A041F" w:rsidRPr="003A041F" w:rsidRDefault="003A041F" w:rsidP="00A40223">
      <w:pPr>
        <w:rPr>
          <w:rFonts w:ascii="Calibri" w:hAnsi="Calibri" w:cs="Calibri"/>
          <w:rtl/>
        </w:rPr>
      </w:pPr>
      <w:r w:rsidRPr="003A041F">
        <w:rPr>
          <w:rFonts w:ascii="Calibri" w:hAnsi="Calibri" w:cs="Calibri" w:hint="cs"/>
          <w:rtl/>
        </w:rPr>
        <w:t>במהלך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החקירה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שינינו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היפר</w:t>
      </w:r>
      <w:r w:rsidRPr="003A041F">
        <w:rPr>
          <w:rFonts w:ascii="Calibri" w:hAnsi="Calibri" w:cs="Calibri"/>
          <w:rtl/>
        </w:rPr>
        <w:t>-</w:t>
      </w:r>
      <w:r w:rsidRPr="003A041F">
        <w:rPr>
          <w:rFonts w:ascii="Calibri" w:hAnsi="Calibri" w:cs="Calibri" w:hint="cs"/>
          <w:rtl/>
        </w:rPr>
        <w:t>פרמטרים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המודל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המקורי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על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מנת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להגיע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לדיוק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גבוה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יותר</w:t>
      </w:r>
      <w:r w:rsidRPr="003A041F">
        <w:rPr>
          <w:rFonts w:ascii="Calibri" w:hAnsi="Calibri" w:cs="Calibri"/>
          <w:rtl/>
        </w:rPr>
        <w:t xml:space="preserve">, </w:t>
      </w:r>
      <w:r w:rsidRPr="003A041F">
        <w:rPr>
          <w:rFonts w:ascii="Calibri" w:hAnsi="Calibri" w:cs="Calibri" w:hint="cs"/>
          <w:rtl/>
        </w:rPr>
        <w:t>הרצנו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בדיקות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על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מעל</w:t>
      </w:r>
      <w:r w:rsidRPr="003A041F">
        <w:rPr>
          <w:rFonts w:ascii="Calibri" w:hAnsi="Calibri" w:cs="Calibri"/>
          <w:rtl/>
        </w:rPr>
        <w:t xml:space="preserve"> 30 </w:t>
      </w:r>
      <w:r w:rsidRPr="003A041F">
        <w:rPr>
          <w:rFonts w:ascii="Calibri" w:hAnsi="Calibri" w:cs="Calibri" w:hint="cs"/>
          <w:rtl/>
        </w:rPr>
        <w:t>הרצות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שונות</w:t>
      </w:r>
      <w:r w:rsidRPr="003A041F">
        <w:rPr>
          <w:rFonts w:ascii="Calibri" w:hAnsi="Calibri" w:cs="Calibri"/>
          <w:rtl/>
        </w:rPr>
        <w:t xml:space="preserve">, </w:t>
      </w:r>
      <w:r w:rsidRPr="003A041F">
        <w:rPr>
          <w:rFonts w:ascii="Calibri" w:hAnsi="Calibri" w:cs="Calibri" w:hint="cs"/>
          <w:rtl/>
        </w:rPr>
        <w:t>עקבנו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אחר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התוצאות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ואם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היה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שינוי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לטובה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אימצנו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השינוי</w:t>
      </w:r>
      <w:r w:rsidRPr="003A041F">
        <w:rPr>
          <w:rFonts w:ascii="Calibri" w:hAnsi="Calibri" w:cs="Calibri"/>
          <w:rtl/>
        </w:rPr>
        <w:t xml:space="preserve">. </w:t>
      </w:r>
    </w:p>
    <w:p w14:paraId="70DC7BA6" w14:textId="2DD2452C" w:rsidR="003A041F" w:rsidRPr="003A041F" w:rsidRDefault="003A041F" w:rsidP="00A40223">
      <w:pPr>
        <w:rPr>
          <w:rFonts w:ascii="Calibri" w:hAnsi="Calibri" w:cs="Calibri"/>
          <w:rtl/>
        </w:rPr>
      </w:pPr>
      <w:r w:rsidRPr="003A041F">
        <w:rPr>
          <w:rFonts w:ascii="Calibri" w:hAnsi="Calibri" w:cs="Calibri" w:hint="cs"/>
          <w:rtl/>
        </w:rPr>
        <w:t>לאחר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מכן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עברנו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למודלים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שונים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בעזרת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למידת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העברה</w:t>
      </w:r>
      <w:r w:rsidRPr="003A041F">
        <w:rPr>
          <w:rFonts w:ascii="Calibri" w:hAnsi="Calibri" w:cs="Calibri"/>
          <w:rtl/>
        </w:rPr>
        <w:t xml:space="preserve">, </w:t>
      </w:r>
      <w:r w:rsidRPr="003A041F">
        <w:rPr>
          <w:rFonts w:ascii="Calibri" w:hAnsi="Calibri" w:cs="Calibri" w:hint="cs"/>
          <w:rtl/>
        </w:rPr>
        <w:t>השתמשנו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במודל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/>
        </w:rPr>
        <w:t>VGG16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ובמודל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/>
        </w:rPr>
        <w:t>MobileNetV</w:t>
      </w:r>
      <w:r w:rsidR="00C653B4">
        <w:rPr>
          <w:rFonts w:ascii="Calibri" w:hAnsi="Calibri" w:cs="Calibri"/>
        </w:rPr>
        <w:t>1</w:t>
      </w:r>
      <w:r w:rsidRPr="003A041F">
        <w:rPr>
          <w:rFonts w:ascii="Calibri" w:hAnsi="Calibri" w:cs="Calibri"/>
          <w:rtl/>
        </w:rPr>
        <w:t xml:space="preserve">. </w:t>
      </w:r>
      <w:r w:rsidRPr="003A041F">
        <w:rPr>
          <w:rFonts w:ascii="Calibri" w:hAnsi="Calibri" w:cs="Calibri" w:hint="cs"/>
          <w:rtl/>
        </w:rPr>
        <w:t>גם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במודלים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אלו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שינינו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הפרמטרים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ורשמנו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התוצאות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הטובות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ביותר</w:t>
      </w:r>
      <w:r w:rsidRPr="003A041F">
        <w:rPr>
          <w:rFonts w:ascii="Calibri" w:hAnsi="Calibri" w:cs="Calibri"/>
          <w:rtl/>
        </w:rPr>
        <w:t>.</w:t>
      </w:r>
    </w:p>
    <w:p w14:paraId="62C8209A" w14:textId="5D890521" w:rsidR="00123365" w:rsidRDefault="003A041F" w:rsidP="003A041F">
      <w:pPr>
        <w:rPr>
          <w:rFonts w:ascii="Calibri" w:hAnsi="Calibri" w:cs="Calibri"/>
          <w:rtl/>
        </w:rPr>
      </w:pPr>
      <w:r w:rsidRPr="003A041F">
        <w:rPr>
          <w:rFonts w:ascii="Calibri" w:hAnsi="Calibri" w:cs="Calibri" w:hint="cs"/>
          <w:rtl/>
        </w:rPr>
        <w:t>לבסוף</w:t>
      </w:r>
      <w:r w:rsidRPr="003A041F">
        <w:rPr>
          <w:rFonts w:ascii="Calibri" w:hAnsi="Calibri" w:cs="Calibri"/>
          <w:rtl/>
        </w:rPr>
        <w:t xml:space="preserve">, </w:t>
      </w:r>
      <w:r w:rsidRPr="003A041F">
        <w:rPr>
          <w:rFonts w:ascii="Calibri" w:hAnsi="Calibri" w:cs="Calibri" w:hint="cs"/>
          <w:rtl/>
        </w:rPr>
        <w:t>יצרנו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דאטה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גדול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מאוד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על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מנת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לאזן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בין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המחלקות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השונות</w:t>
      </w:r>
      <w:r w:rsidRPr="003A041F">
        <w:rPr>
          <w:rFonts w:ascii="Calibri" w:hAnsi="Calibri" w:cs="Calibri"/>
          <w:rtl/>
        </w:rPr>
        <w:t xml:space="preserve">, </w:t>
      </w:r>
      <w:r w:rsidRPr="003A041F">
        <w:rPr>
          <w:rFonts w:ascii="Calibri" w:hAnsi="Calibri" w:cs="Calibri" w:hint="cs"/>
          <w:rtl/>
        </w:rPr>
        <w:t>הגדלנו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משמעותית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את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נפח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סט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האימון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שלנו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והרצנו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על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המודל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הבסיסי</w:t>
      </w:r>
      <w:r w:rsidRPr="003A041F">
        <w:rPr>
          <w:rFonts w:ascii="Calibri" w:hAnsi="Calibri" w:cs="Calibri"/>
          <w:rtl/>
        </w:rPr>
        <w:t xml:space="preserve">. </w:t>
      </w:r>
      <w:r w:rsidRPr="003A041F">
        <w:rPr>
          <w:rFonts w:ascii="Calibri" w:hAnsi="Calibri" w:cs="Calibri" w:hint="cs"/>
          <w:rtl/>
        </w:rPr>
        <w:t>קיבלנו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תוצאות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גבוהות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משמעותית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עם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רמת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דיוק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גבוהה</w:t>
      </w:r>
      <w:r w:rsidRPr="003A041F">
        <w:rPr>
          <w:rFonts w:ascii="Calibri" w:hAnsi="Calibri" w:cs="Calibri"/>
          <w:rtl/>
        </w:rPr>
        <w:t xml:space="preserve"> </w:t>
      </w:r>
      <w:r w:rsidRPr="003A041F">
        <w:rPr>
          <w:rFonts w:ascii="Calibri" w:hAnsi="Calibri" w:cs="Calibri" w:hint="cs"/>
          <w:rtl/>
        </w:rPr>
        <w:t>מהרגיל</w:t>
      </w:r>
      <w:r w:rsidRPr="003A041F">
        <w:rPr>
          <w:rFonts w:ascii="Calibri" w:hAnsi="Calibri" w:cs="Calibri"/>
          <w:rtl/>
        </w:rPr>
        <w:t>.</w:t>
      </w:r>
    </w:p>
    <w:p w14:paraId="45B5CD7E" w14:textId="1A9F0D26" w:rsidR="00EE3509" w:rsidRPr="00585431" w:rsidRDefault="001F1522" w:rsidP="00123365">
      <w:pPr>
        <w:pStyle w:val="Heading2"/>
        <w:rPr>
          <w:rFonts w:ascii="Calibri" w:hAnsi="Calibri" w:cs="Calibri"/>
          <w:rtl/>
        </w:rPr>
      </w:pPr>
      <w:r w:rsidRPr="00585431">
        <w:rPr>
          <w:rFonts w:ascii="Calibri" w:hAnsi="Calibri" w:cs="Calibri"/>
          <w:rtl/>
        </w:rPr>
        <w:br w:type="page"/>
      </w:r>
      <w:r w:rsidR="00EE3509" w:rsidRPr="002C025D">
        <w:rPr>
          <w:rFonts w:ascii="Calibri" w:hAnsi="Calibri" w:cs="Calibri" w:hint="cs"/>
          <w:rtl/>
        </w:rPr>
        <w:t>רקע</w:t>
      </w:r>
      <w:r w:rsidR="00EE3509" w:rsidRPr="002C025D">
        <w:rPr>
          <w:rFonts w:ascii="Calibri" w:hAnsi="Calibri" w:cs="Calibri"/>
          <w:rtl/>
        </w:rPr>
        <w:t xml:space="preserve"> </w:t>
      </w:r>
      <w:r w:rsidR="009B2F11" w:rsidRPr="00585431">
        <w:rPr>
          <w:rFonts w:ascii="Calibri" w:hAnsi="Calibri" w:cs="Calibri" w:hint="cs"/>
          <w:rtl/>
        </w:rPr>
        <w:t>לבעיה</w:t>
      </w:r>
    </w:p>
    <w:p w14:paraId="7A6CC007" w14:textId="5DD6778E" w:rsidR="002C025D" w:rsidRPr="002C025D" w:rsidRDefault="00190B6D" w:rsidP="009B2F11">
      <w:pPr>
        <w:pStyle w:val="Heading2"/>
        <w:rPr>
          <w:rFonts w:ascii="Calibri" w:hAnsi="Calibri" w:cs="Calibri"/>
          <w:rtl/>
        </w:rPr>
      </w:pPr>
      <w:r w:rsidRPr="00585431">
        <w:rPr>
          <w:rFonts w:ascii="Calibri" w:hAnsi="Calibri" w:cs="Calibri" w:hint="cs"/>
          <w:rtl/>
        </w:rPr>
        <w:t>תיאור הבעיה</w:t>
      </w:r>
    </w:p>
    <w:p w14:paraId="120002A9" w14:textId="4AE523F9" w:rsidR="00EE3509" w:rsidRPr="00EE3509" w:rsidRDefault="00EE3509" w:rsidP="00EE3509">
      <w:pPr>
        <w:rPr>
          <w:rFonts w:ascii="Calibri" w:hAnsi="Calibri" w:cs="Calibri"/>
          <w:rtl/>
        </w:rPr>
      </w:pPr>
      <w:r w:rsidRPr="00EE3509">
        <w:rPr>
          <w:rFonts w:ascii="Calibri" w:hAnsi="Calibri" w:cs="Calibri" w:hint="cs"/>
          <w:rtl/>
        </w:rPr>
        <w:t>גידולי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מוח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התגלו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לראשונה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במאה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</w:t>
      </w:r>
      <w:r w:rsidRPr="00EE3509">
        <w:rPr>
          <w:rFonts w:ascii="Calibri" w:hAnsi="Calibri" w:cs="Calibri"/>
          <w:rtl/>
        </w:rPr>
        <w:t xml:space="preserve">-17, </w:t>
      </w:r>
      <w:r w:rsidRPr="00EE3509">
        <w:rPr>
          <w:rFonts w:ascii="Calibri" w:hAnsi="Calibri" w:cs="Calibri" w:hint="cs"/>
          <w:rtl/>
        </w:rPr>
        <w:t>אך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זוהו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רק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במאה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</w:t>
      </w:r>
      <w:r w:rsidRPr="00EE3509">
        <w:rPr>
          <w:rFonts w:ascii="Calibri" w:hAnsi="Calibri" w:cs="Calibri"/>
          <w:rtl/>
        </w:rPr>
        <w:t xml:space="preserve">-19. </w:t>
      </w:r>
      <w:r w:rsidRPr="00EE3509">
        <w:rPr>
          <w:rFonts w:ascii="Calibri" w:hAnsi="Calibri" w:cs="Calibri" w:hint="cs"/>
          <w:rtl/>
        </w:rPr>
        <w:t>כיום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גידולי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מוח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סוג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סרטן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נפוץ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עם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</w:t>
      </w:r>
      <w:r w:rsidRPr="00EE3509">
        <w:rPr>
          <w:rFonts w:ascii="Calibri" w:hAnsi="Calibri" w:cs="Calibri"/>
          <w:rtl/>
        </w:rPr>
        <w:t xml:space="preserve">-300,000 </w:t>
      </w:r>
      <w:r w:rsidRPr="00EE3509">
        <w:rPr>
          <w:rFonts w:ascii="Calibri" w:hAnsi="Calibri" w:cs="Calibri" w:hint="cs"/>
          <w:rtl/>
        </w:rPr>
        <w:t>מקרים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חדשים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מדי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שנה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בעולם</w:t>
      </w:r>
      <w:r w:rsidRPr="00EE3509">
        <w:rPr>
          <w:rFonts w:ascii="Calibri" w:hAnsi="Calibri" w:cs="Calibri"/>
          <w:rtl/>
        </w:rPr>
        <w:t xml:space="preserve">. </w:t>
      </w:r>
      <w:r w:rsidRPr="00EE3509">
        <w:rPr>
          <w:rFonts w:ascii="Calibri" w:hAnsi="Calibri" w:cs="Calibri" w:hint="cs"/>
          <w:rtl/>
        </w:rPr>
        <w:t>השכיחות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השנתית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עומדת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</w:t>
      </w:r>
      <w:r w:rsidRPr="00EE3509">
        <w:rPr>
          <w:rFonts w:ascii="Calibri" w:hAnsi="Calibri" w:cs="Calibri"/>
          <w:rtl/>
        </w:rPr>
        <w:t xml:space="preserve">-22 </w:t>
      </w:r>
      <w:r w:rsidRPr="00EE3509">
        <w:rPr>
          <w:rFonts w:ascii="Calibri" w:hAnsi="Calibri" w:cs="Calibri" w:hint="cs"/>
          <w:rtl/>
        </w:rPr>
        <w:t>מקרים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לכל</w:t>
      </w:r>
      <w:r w:rsidRPr="00EE3509">
        <w:rPr>
          <w:rFonts w:ascii="Calibri" w:hAnsi="Calibri" w:cs="Calibri"/>
          <w:rtl/>
        </w:rPr>
        <w:t xml:space="preserve"> 100,000 </w:t>
      </w:r>
      <w:r w:rsidRPr="00EE3509">
        <w:rPr>
          <w:rFonts w:ascii="Calibri" w:hAnsi="Calibri" w:cs="Calibri" w:hint="cs"/>
          <w:rtl/>
        </w:rPr>
        <w:t>איש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והסיכון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לגידולי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מוח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ראשוניים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לאורך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החיים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הוא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</w:t>
      </w:r>
      <w:r w:rsidRPr="00EE3509">
        <w:rPr>
          <w:rFonts w:ascii="Calibri" w:hAnsi="Calibri" w:cs="Calibri"/>
          <w:rtl/>
        </w:rPr>
        <w:t xml:space="preserve">-1%. </w:t>
      </w:r>
      <w:r w:rsidRPr="00EE3509">
        <w:rPr>
          <w:rFonts w:ascii="Calibri" w:hAnsi="Calibri" w:cs="Calibri" w:hint="cs"/>
          <w:rtl/>
        </w:rPr>
        <w:t>שיעור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התמותה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הכולל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אלה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עומד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</w:t>
      </w:r>
      <w:r w:rsidRPr="00EE3509">
        <w:rPr>
          <w:rFonts w:ascii="Calibri" w:hAnsi="Calibri" w:cs="Calibri"/>
          <w:rtl/>
        </w:rPr>
        <w:t>-30%.</w:t>
      </w:r>
    </w:p>
    <w:p w14:paraId="2572BE2D" w14:textId="53A1ECFC" w:rsidR="00EE3509" w:rsidRPr="00EE3509" w:rsidRDefault="00EE3509" w:rsidP="00EE3509">
      <w:pPr>
        <w:rPr>
          <w:rFonts w:ascii="Calibri" w:hAnsi="Calibri" w:cs="Calibri"/>
          <w:b/>
          <w:bCs/>
          <w:rtl/>
        </w:rPr>
      </w:pPr>
      <w:r w:rsidRPr="00EE3509">
        <w:rPr>
          <w:rFonts w:ascii="Calibri" w:hAnsi="Calibri" w:cs="Calibri" w:hint="cs"/>
          <w:b/>
          <w:bCs/>
          <w:rtl/>
        </w:rPr>
        <w:t>סוגי</w:t>
      </w:r>
      <w:r w:rsidRPr="00EE3509">
        <w:rPr>
          <w:rFonts w:ascii="Calibri" w:hAnsi="Calibri" w:cs="Calibri"/>
          <w:b/>
          <w:bCs/>
          <w:rtl/>
        </w:rPr>
        <w:t xml:space="preserve"> </w:t>
      </w:r>
      <w:r w:rsidRPr="00EE3509">
        <w:rPr>
          <w:rFonts w:ascii="Calibri" w:hAnsi="Calibri" w:cs="Calibri" w:hint="cs"/>
          <w:b/>
          <w:bCs/>
          <w:rtl/>
        </w:rPr>
        <w:t>גידולים</w:t>
      </w:r>
      <w:r w:rsidRPr="00EE3509">
        <w:rPr>
          <w:rFonts w:ascii="Calibri" w:hAnsi="Calibri" w:cs="Calibri"/>
          <w:b/>
          <w:bCs/>
          <w:rtl/>
        </w:rPr>
        <w:t xml:space="preserve"> </w:t>
      </w:r>
      <w:r w:rsidRPr="00EE3509">
        <w:rPr>
          <w:rFonts w:ascii="Calibri" w:hAnsi="Calibri" w:cs="Calibri" w:hint="cs"/>
          <w:b/>
          <w:bCs/>
          <w:rtl/>
        </w:rPr>
        <w:t>נפוצים</w:t>
      </w:r>
    </w:p>
    <w:p w14:paraId="34CCBAE7" w14:textId="262A3A68" w:rsidR="00EE3509" w:rsidRPr="00EE3509" w:rsidRDefault="00EE3509" w:rsidP="00EE3509">
      <w:pPr>
        <w:rPr>
          <w:rFonts w:ascii="Calibri" w:hAnsi="Calibri" w:cs="Calibri"/>
          <w:rtl/>
        </w:rPr>
      </w:pPr>
      <w:r w:rsidRPr="00EE3509">
        <w:rPr>
          <w:rFonts w:ascii="Calibri" w:hAnsi="Calibri" w:cs="Calibri" w:hint="cs"/>
          <w:rtl/>
        </w:rPr>
        <w:t>רוב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גידולי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המוח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הראשוניים</w:t>
      </w:r>
      <w:r w:rsidRPr="00EE3509">
        <w:rPr>
          <w:rFonts w:ascii="Calibri" w:hAnsi="Calibri" w:cs="Calibri"/>
          <w:rtl/>
        </w:rPr>
        <w:t xml:space="preserve"> (</w:t>
      </w:r>
      <w:r w:rsidRPr="00EE3509">
        <w:rPr>
          <w:rFonts w:ascii="Calibri" w:hAnsi="Calibri" w:cs="Calibri" w:hint="cs"/>
          <w:rtl/>
        </w:rPr>
        <w:t>כ</w:t>
      </w:r>
      <w:r w:rsidRPr="00EE3509">
        <w:rPr>
          <w:rFonts w:ascii="Calibri" w:hAnsi="Calibri" w:cs="Calibri"/>
          <w:rtl/>
        </w:rPr>
        <w:t xml:space="preserve">-80%) </w:t>
      </w:r>
      <w:r w:rsidRPr="00EE3509">
        <w:rPr>
          <w:rFonts w:ascii="Calibri" w:hAnsi="Calibri" w:cs="Calibri" w:hint="cs"/>
          <w:rtl/>
        </w:rPr>
        <w:t>הם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ממאירים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ויכולים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להתפשט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לרקמות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סמוכות</w:t>
      </w:r>
      <w:r w:rsidRPr="00EE3509">
        <w:rPr>
          <w:rFonts w:ascii="Calibri" w:hAnsi="Calibri" w:cs="Calibri"/>
          <w:rtl/>
        </w:rPr>
        <w:t xml:space="preserve">. </w:t>
      </w:r>
      <w:r w:rsidRPr="00EE3509">
        <w:rPr>
          <w:rFonts w:ascii="Calibri" w:hAnsi="Calibri" w:cs="Calibri" w:hint="cs"/>
          <w:rtl/>
        </w:rPr>
        <w:t>כ</w:t>
      </w:r>
      <w:r w:rsidRPr="00EE3509">
        <w:rPr>
          <w:rFonts w:ascii="Calibri" w:hAnsi="Calibri" w:cs="Calibri"/>
          <w:rtl/>
        </w:rPr>
        <w:t xml:space="preserve">-20% </w:t>
      </w:r>
      <w:r w:rsidRPr="00EE3509">
        <w:rPr>
          <w:rFonts w:ascii="Calibri" w:hAnsi="Calibri" w:cs="Calibri" w:hint="cs"/>
          <w:rtl/>
        </w:rPr>
        <w:t>הם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שפירים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שבדרך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כלל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אינם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מסכני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חיים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אך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עדיין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עלולים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לגרום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לבעיות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בהתאם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למיקומם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וגודלם</w:t>
      </w:r>
      <w:r w:rsidRPr="00EE3509">
        <w:rPr>
          <w:rFonts w:ascii="Calibri" w:hAnsi="Calibri" w:cs="Calibri"/>
          <w:rtl/>
        </w:rPr>
        <w:t xml:space="preserve">. </w:t>
      </w:r>
      <w:r w:rsidRPr="00EE3509">
        <w:rPr>
          <w:rFonts w:ascii="Calibri" w:hAnsi="Calibri" w:cs="Calibri" w:hint="cs"/>
          <w:rtl/>
        </w:rPr>
        <w:t>שני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סוגים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נפוצים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הם</w:t>
      </w:r>
      <w:r w:rsidRPr="00EE3509">
        <w:rPr>
          <w:rFonts w:ascii="Calibri" w:hAnsi="Calibri" w:cs="Calibri"/>
          <w:rtl/>
        </w:rPr>
        <w:t>:</w:t>
      </w:r>
    </w:p>
    <w:p w14:paraId="2D2AF0A8" w14:textId="77777777" w:rsidR="00EE3509" w:rsidRPr="00EE3509" w:rsidRDefault="00EE3509" w:rsidP="00EE3509">
      <w:pPr>
        <w:pStyle w:val="ListParagraph"/>
        <w:numPr>
          <w:ilvl w:val="0"/>
          <w:numId w:val="4"/>
        </w:numPr>
        <w:rPr>
          <w:rFonts w:ascii="Calibri" w:hAnsi="Calibri" w:cs="Calibri"/>
          <w:rtl/>
        </w:rPr>
      </w:pPr>
      <w:r w:rsidRPr="00EE3509">
        <w:rPr>
          <w:rFonts w:ascii="Calibri" w:hAnsi="Calibri" w:cs="Calibri" w:hint="cs"/>
          <w:rtl/>
        </w:rPr>
        <w:t>גליומות</w:t>
      </w:r>
      <w:r w:rsidRPr="00EE3509">
        <w:rPr>
          <w:rFonts w:ascii="Calibri" w:hAnsi="Calibri" w:cs="Calibri"/>
          <w:rtl/>
        </w:rPr>
        <w:t xml:space="preserve"> (</w:t>
      </w:r>
      <w:r w:rsidRPr="00EE3509">
        <w:rPr>
          <w:rFonts w:ascii="Calibri" w:hAnsi="Calibri" w:cs="Calibri"/>
        </w:rPr>
        <w:t>Gliomas</w:t>
      </w:r>
      <w:r w:rsidRPr="00EE3509">
        <w:rPr>
          <w:rFonts w:ascii="Calibri" w:hAnsi="Calibri" w:cs="Calibri"/>
          <w:rtl/>
        </w:rPr>
        <w:t xml:space="preserve">) - </w:t>
      </w:r>
      <w:r w:rsidRPr="00EE3509">
        <w:rPr>
          <w:rFonts w:ascii="Calibri" w:hAnsi="Calibri" w:cs="Calibri" w:hint="cs"/>
          <w:rtl/>
        </w:rPr>
        <w:t>קבוצת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ממאירים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הנובעים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מתאי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גליה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תומכים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במוח</w:t>
      </w:r>
      <w:r w:rsidRPr="00EE3509">
        <w:rPr>
          <w:rFonts w:ascii="Calibri" w:hAnsi="Calibri" w:cs="Calibri"/>
          <w:rtl/>
        </w:rPr>
        <w:t>.</w:t>
      </w:r>
    </w:p>
    <w:p w14:paraId="566CDED2" w14:textId="2A950357" w:rsidR="00EE3509" w:rsidRPr="00EE3509" w:rsidRDefault="00EE3509" w:rsidP="00EE3509">
      <w:pPr>
        <w:pStyle w:val="ListParagraph"/>
        <w:numPr>
          <w:ilvl w:val="0"/>
          <w:numId w:val="4"/>
        </w:numPr>
        <w:rPr>
          <w:rFonts w:ascii="Calibri" w:hAnsi="Calibri" w:cs="Calibri"/>
          <w:rtl/>
        </w:rPr>
      </w:pPr>
      <w:r w:rsidRPr="00EE3509">
        <w:rPr>
          <w:rFonts w:ascii="Calibri" w:hAnsi="Calibri" w:cs="Calibri" w:hint="cs"/>
          <w:rtl/>
        </w:rPr>
        <w:t>גידולי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בלוטת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יתר</w:t>
      </w:r>
      <w:r w:rsidR="0018448B">
        <w:rPr>
          <w:rFonts w:ascii="Calibri" w:hAnsi="Calibri" w:cs="Calibri" w:hint="cs"/>
          <w:rtl/>
        </w:rPr>
        <w:t xml:space="preserve"> המוח</w:t>
      </w:r>
      <w:r w:rsidRPr="00EE3509">
        <w:rPr>
          <w:rFonts w:ascii="Calibri" w:hAnsi="Calibri" w:cs="Calibri"/>
          <w:rtl/>
        </w:rPr>
        <w:t xml:space="preserve"> (</w:t>
      </w:r>
      <w:r w:rsidRPr="00EE3509">
        <w:rPr>
          <w:rFonts w:ascii="Calibri" w:hAnsi="Calibri" w:cs="Calibri"/>
        </w:rPr>
        <w:t>Pituitary Tumors</w:t>
      </w:r>
      <w:r w:rsidRPr="00EE3509">
        <w:rPr>
          <w:rFonts w:ascii="Calibri" w:hAnsi="Calibri" w:cs="Calibri"/>
          <w:rtl/>
        </w:rPr>
        <w:t xml:space="preserve">) - </w:t>
      </w:r>
      <w:r w:rsidRPr="00EE3509">
        <w:rPr>
          <w:rFonts w:ascii="Calibri" w:hAnsi="Calibri" w:cs="Calibri" w:hint="cs"/>
          <w:rtl/>
        </w:rPr>
        <w:t>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שפירים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וממאירים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הגדלים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בבלוטת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היחידה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המווסתת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הורמונים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חשובים</w:t>
      </w:r>
      <w:r w:rsidRPr="00EE3509">
        <w:rPr>
          <w:rFonts w:ascii="Calibri" w:hAnsi="Calibri" w:cs="Calibri"/>
          <w:rtl/>
        </w:rPr>
        <w:t>.</w:t>
      </w:r>
    </w:p>
    <w:p w14:paraId="6E2A7F77" w14:textId="204A1D13" w:rsidR="00EE3509" w:rsidRPr="007553B9" w:rsidRDefault="00EE3509" w:rsidP="007553B9">
      <w:pPr>
        <w:pStyle w:val="ListParagraph"/>
        <w:numPr>
          <w:ilvl w:val="0"/>
          <w:numId w:val="4"/>
        </w:numPr>
        <w:rPr>
          <w:rFonts w:ascii="Calibri" w:hAnsi="Calibri" w:cs="Calibri"/>
          <w:rtl/>
        </w:rPr>
      </w:pPr>
      <w:r w:rsidRPr="00EE3509">
        <w:rPr>
          <w:rFonts w:ascii="Calibri" w:hAnsi="Calibri" w:cs="Calibri" w:hint="cs"/>
          <w:rtl/>
        </w:rPr>
        <w:t>מננגיומות</w:t>
      </w:r>
      <w:r w:rsidRPr="00EE3509">
        <w:rPr>
          <w:rFonts w:ascii="Calibri" w:hAnsi="Calibri" w:cs="Calibri"/>
          <w:rtl/>
        </w:rPr>
        <w:t xml:space="preserve"> (</w:t>
      </w:r>
      <w:r w:rsidRPr="00EE3509">
        <w:rPr>
          <w:rFonts w:ascii="Calibri" w:hAnsi="Calibri" w:cs="Calibri"/>
        </w:rPr>
        <w:t>Meningiomas</w:t>
      </w:r>
      <w:r w:rsidRPr="00EE3509">
        <w:rPr>
          <w:rFonts w:ascii="Calibri" w:hAnsi="Calibri" w:cs="Calibri"/>
          <w:rtl/>
        </w:rPr>
        <w:t xml:space="preserve">) </w:t>
      </w:r>
      <w:r w:rsidRPr="00EE3509">
        <w:rPr>
          <w:rFonts w:ascii="Calibri" w:hAnsi="Calibri" w:cs="Calibri" w:hint="cs"/>
          <w:rtl/>
        </w:rPr>
        <w:t>הן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שפירים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ושכיחים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היוצאים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מקרומי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המוח</w:t>
      </w:r>
      <w:r w:rsidRPr="00EE3509">
        <w:rPr>
          <w:rFonts w:ascii="Calibri" w:hAnsi="Calibri" w:cs="Calibri"/>
          <w:rtl/>
        </w:rPr>
        <w:t xml:space="preserve">. </w:t>
      </w:r>
      <w:r w:rsidRPr="00EE3509">
        <w:rPr>
          <w:rFonts w:ascii="Calibri" w:hAnsi="Calibri" w:cs="Calibri" w:hint="cs"/>
          <w:rtl/>
        </w:rPr>
        <w:t>הם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עלולים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לגרום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ללחץ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ונזק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למוח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אינם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מתפשטים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ספונטנית</w:t>
      </w:r>
      <w:r w:rsidRPr="00EE3509">
        <w:rPr>
          <w:rFonts w:ascii="Calibri" w:hAnsi="Calibri" w:cs="Calibri"/>
          <w:rtl/>
        </w:rPr>
        <w:t>.</w:t>
      </w:r>
    </w:p>
    <w:p w14:paraId="6F68E7F2" w14:textId="77777777" w:rsidR="00EE3509" w:rsidRPr="00EE3509" w:rsidRDefault="00EE3509" w:rsidP="00EE3509">
      <w:pPr>
        <w:rPr>
          <w:rFonts w:ascii="Calibri" w:hAnsi="Calibri" w:cs="Calibri"/>
          <w:b/>
          <w:bCs/>
          <w:rtl/>
        </w:rPr>
      </w:pPr>
      <w:r w:rsidRPr="00EE3509">
        <w:rPr>
          <w:rFonts w:ascii="Calibri" w:hAnsi="Calibri" w:cs="Calibri" w:hint="cs"/>
          <w:b/>
          <w:bCs/>
          <w:rtl/>
        </w:rPr>
        <w:t>תהליך</w:t>
      </w:r>
      <w:r w:rsidRPr="00EE3509">
        <w:rPr>
          <w:rFonts w:ascii="Calibri" w:hAnsi="Calibri" w:cs="Calibri"/>
          <w:b/>
          <w:bCs/>
          <w:rtl/>
        </w:rPr>
        <w:t xml:space="preserve"> </w:t>
      </w:r>
      <w:r w:rsidRPr="00EE3509">
        <w:rPr>
          <w:rFonts w:ascii="Calibri" w:hAnsi="Calibri" w:cs="Calibri" w:hint="cs"/>
          <w:b/>
          <w:bCs/>
          <w:rtl/>
        </w:rPr>
        <w:t>האבחנה</w:t>
      </w:r>
    </w:p>
    <w:p w14:paraId="0FFA6F07" w14:textId="5D39A0B2" w:rsidR="00EE3509" w:rsidRPr="00EE3509" w:rsidRDefault="00EE3509" w:rsidP="007553B9">
      <w:pPr>
        <w:rPr>
          <w:rFonts w:ascii="Calibri" w:hAnsi="Calibri" w:cs="Calibri"/>
          <w:rtl/>
        </w:rPr>
      </w:pPr>
      <w:r w:rsidRPr="00EE3509">
        <w:rPr>
          <w:rFonts w:ascii="Calibri" w:hAnsi="Calibri" w:cs="Calibri" w:hint="cs"/>
          <w:rtl/>
        </w:rPr>
        <w:t>תהליך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גילוי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מוחיים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כולל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מספר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שלבים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חשובים</w:t>
      </w:r>
      <w:r w:rsidRPr="00EE3509">
        <w:rPr>
          <w:rFonts w:ascii="Calibri" w:hAnsi="Calibri" w:cs="Calibri"/>
          <w:rtl/>
        </w:rPr>
        <w:t>:</w:t>
      </w:r>
    </w:p>
    <w:p w14:paraId="65CA7361" w14:textId="6AF83011" w:rsidR="00EE3509" w:rsidRPr="00EE3509" w:rsidRDefault="00EE3509" w:rsidP="007553B9">
      <w:pPr>
        <w:rPr>
          <w:rFonts w:ascii="Calibri" w:hAnsi="Calibri" w:cs="Calibri"/>
          <w:rtl/>
        </w:rPr>
      </w:pPr>
      <w:r w:rsidRPr="00EE3509">
        <w:rPr>
          <w:rFonts w:ascii="Calibri" w:hAnsi="Calibri" w:cs="Calibri"/>
          <w:rtl/>
        </w:rPr>
        <w:t xml:space="preserve">1. </w:t>
      </w:r>
      <w:r w:rsidRPr="00EE3509">
        <w:rPr>
          <w:rFonts w:ascii="Calibri" w:hAnsi="Calibri" w:cs="Calibri" w:hint="cs"/>
          <w:rtl/>
        </w:rPr>
        <w:t>אבחון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ראשוני</w:t>
      </w:r>
      <w:r w:rsidRPr="00EE3509">
        <w:rPr>
          <w:rFonts w:ascii="Calibri" w:hAnsi="Calibri" w:cs="Calibri"/>
          <w:rtl/>
        </w:rPr>
        <w:t xml:space="preserve"> - </w:t>
      </w:r>
      <w:r w:rsidRPr="00EE3509">
        <w:rPr>
          <w:rFonts w:ascii="Calibri" w:hAnsi="Calibri" w:cs="Calibri" w:hint="cs"/>
          <w:rtl/>
        </w:rPr>
        <w:t>זיהוי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סימפטומים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כמו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כאבי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ראש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בחילות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התקפים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ושיבושים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תפקודיים</w:t>
      </w:r>
      <w:r w:rsidRPr="00EE3509">
        <w:rPr>
          <w:rFonts w:ascii="Calibri" w:hAnsi="Calibri" w:cs="Calibri"/>
          <w:rtl/>
        </w:rPr>
        <w:t>.</w:t>
      </w:r>
      <w:r w:rsidR="007553B9">
        <w:rPr>
          <w:rFonts w:ascii="Calibri" w:hAnsi="Calibri" w:cs="Calibri"/>
          <w:rtl/>
        </w:rPr>
        <w:br/>
      </w:r>
      <w:r w:rsidRPr="00EE3509">
        <w:rPr>
          <w:rFonts w:ascii="Calibri" w:hAnsi="Calibri" w:cs="Calibri"/>
          <w:rtl/>
        </w:rPr>
        <w:t xml:space="preserve">2. </w:t>
      </w:r>
      <w:r w:rsidRPr="00EE3509">
        <w:rPr>
          <w:rFonts w:ascii="Calibri" w:hAnsi="Calibri" w:cs="Calibri" w:hint="cs"/>
          <w:rtl/>
        </w:rPr>
        <w:t>בדיקות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הדמיה</w:t>
      </w:r>
      <w:r w:rsidRPr="00EE3509">
        <w:rPr>
          <w:rFonts w:ascii="Calibri" w:hAnsi="Calibri" w:cs="Calibri"/>
          <w:rtl/>
        </w:rPr>
        <w:t xml:space="preserve"> - </w:t>
      </w:r>
      <w:r w:rsidRPr="00EE3509">
        <w:rPr>
          <w:rFonts w:ascii="Calibri" w:hAnsi="Calibri" w:cs="Calibri" w:hint="cs"/>
          <w:rtl/>
        </w:rPr>
        <w:t>סריקות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/>
        </w:rPr>
        <w:t>CT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או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/>
        </w:rPr>
        <w:t>MRI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לזיהוי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הגידול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מיקומו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גודלו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וצורתו</w:t>
      </w:r>
      <w:r w:rsidRPr="00EE3509">
        <w:rPr>
          <w:rFonts w:ascii="Calibri" w:hAnsi="Calibri" w:cs="Calibri"/>
          <w:rtl/>
        </w:rPr>
        <w:t xml:space="preserve">.  </w:t>
      </w:r>
      <w:r w:rsidR="007553B9">
        <w:rPr>
          <w:rFonts w:ascii="Calibri" w:hAnsi="Calibri" w:cs="Calibri"/>
          <w:rtl/>
        </w:rPr>
        <w:br/>
      </w:r>
      <w:r w:rsidRPr="00EE3509">
        <w:rPr>
          <w:rFonts w:ascii="Calibri" w:hAnsi="Calibri" w:cs="Calibri"/>
          <w:rtl/>
        </w:rPr>
        <w:t xml:space="preserve">3. </w:t>
      </w:r>
      <w:r w:rsidRPr="00EE3509">
        <w:rPr>
          <w:rFonts w:ascii="Calibri" w:hAnsi="Calibri" w:cs="Calibri" w:hint="cs"/>
          <w:rtl/>
        </w:rPr>
        <w:t>ביופסיה</w:t>
      </w:r>
      <w:r w:rsidRPr="00EE3509">
        <w:rPr>
          <w:rFonts w:ascii="Calibri" w:hAnsi="Calibri" w:cs="Calibri"/>
          <w:rtl/>
        </w:rPr>
        <w:t xml:space="preserve"> - </w:t>
      </w:r>
      <w:r w:rsidRPr="00EE3509">
        <w:rPr>
          <w:rFonts w:ascii="Calibri" w:hAnsi="Calibri" w:cs="Calibri" w:hint="cs"/>
          <w:rtl/>
        </w:rPr>
        <w:t>לעיתים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נדרשת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כדי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לאבחן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בדיוק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סוג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הגידול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ולקבוע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טיפול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מתאים</w:t>
      </w:r>
      <w:r w:rsidRPr="00EE3509">
        <w:rPr>
          <w:rFonts w:ascii="Calibri" w:hAnsi="Calibri" w:cs="Calibri"/>
          <w:rtl/>
        </w:rPr>
        <w:t>.</w:t>
      </w:r>
      <w:r w:rsidR="007553B9">
        <w:rPr>
          <w:rFonts w:ascii="Calibri" w:hAnsi="Calibri" w:cs="Calibri"/>
          <w:rtl/>
        </w:rPr>
        <w:br/>
      </w:r>
      <w:r w:rsidRPr="00EE3509">
        <w:rPr>
          <w:rFonts w:ascii="Calibri" w:hAnsi="Calibri" w:cs="Calibri"/>
          <w:rtl/>
        </w:rPr>
        <w:t xml:space="preserve">4. </w:t>
      </w:r>
      <w:r w:rsidRPr="00EE3509">
        <w:rPr>
          <w:rFonts w:ascii="Calibri" w:hAnsi="Calibri" w:cs="Calibri" w:hint="cs"/>
          <w:rtl/>
        </w:rPr>
        <w:t>בדיקות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משלימות</w:t>
      </w:r>
      <w:r w:rsidRPr="00EE3509">
        <w:rPr>
          <w:rFonts w:ascii="Calibri" w:hAnsi="Calibri" w:cs="Calibri"/>
          <w:rtl/>
        </w:rPr>
        <w:t xml:space="preserve"> - </w:t>
      </w:r>
      <w:r w:rsidRPr="00EE3509">
        <w:rPr>
          <w:rFonts w:ascii="Calibri" w:hAnsi="Calibri" w:cs="Calibri" w:hint="cs"/>
          <w:rtl/>
        </w:rPr>
        <w:t>בדיקות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דם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הערכות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נוירולוגיות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ותפקודיות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להבנת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השפעות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הגידול</w:t>
      </w:r>
      <w:r w:rsidRPr="00EE3509">
        <w:rPr>
          <w:rFonts w:ascii="Calibri" w:hAnsi="Calibri" w:cs="Calibri"/>
          <w:rtl/>
        </w:rPr>
        <w:t>.</w:t>
      </w:r>
    </w:p>
    <w:p w14:paraId="22B93791" w14:textId="77777777" w:rsidR="00EE3509" w:rsidRPr="00EE3509" w:rsidRDefault="00EE3509" w:rsidP="00EE3509">
      <w:pPr>
        <w:rPr>
          <w:rFonts w:ascii="Calibri" w:hAnsi="Calibri" w:cs="Calibri"/>
          <w:rtl/>
        </w:rPr>
      </w:pPr>
    </w:p>
    <w:p w14:paraId="36957BA9" w14:textId="77777777" w:rsidR="00EE3509" w:rsidRPr="007553B9" w:rsidRDefault="00EE3509" w:rsidP="00EE3509">
      <w:pPr>
        <w:rPr>
          <w:rFonts w:ascii="Calibri" w:hAnsi="Calibri" w:cs="Calibri"/>
          <w:b/>
          <w:bCs/>
          <w:rtl/>
        </w:rPr>
      </w:pPr>
      <w:r w:rsidRPr="007553B9">
        <w:rPr>
          <w:rFonts w:ascii="Calibri" w:hAnsi="Calibri" w:cs="Calibri" w:hint="cs"/>
          <w:b/>
          <w:bCs/>
          <w:rtl/>
        </w:rPr>
        <w:t>חשיבות</w:t>
      </w:r>
      <w:r w:rsidRPr="007553B9">
        <w:rPr>
          <w:rFonts w:ascii="Calibri" w:hAnsi="Calibri" w:cs="Calibri"/>
          <w:b/>
          <w:bCs/>
          <w:rtl/>
        </w:rPr>
        <w:t xml:space="preserve"> </w:t>
      </w:r>
      <w:r w:rsidRPr="007553B9">
        <w:rPr>
          <w:rFonts w:ascii="Calibri" w:hAnsi="Calibri" w:cs="Calibri" w:hint="cs"/>
          <w:b/>
          <w:bCs/>
          <w:rtl/>
        </w:rPr>
        <w:t>האבחון</w:t>
      </w:r>
      <w:r w:rsidRPr="007553B9">
        <w:rPr>
          <w:rFonts w:ascii="Calibri" w:hAnsi="Calibri" w:cs="Calibri"/>
          <w:b/>
          <w:bCs/>
          <w:rtl/>
        </w:rPr>
        <w:t xml:space="preserve"> </w:t>
      </w:r>
      <w:r w:rsidRPr="007553B9">
        <w:rPr>
          <w:rFonts w:ascii="Calibri" w:hAnsi="Calibri" w:cs="Calibri" w:hint="cs"/>
          <w:b/>
          <w:bCs/>
          <w:rtl/>
        </w:rPr>
        <w:t>המוקדם</w:t>
      </w:r>
      <w:r w:rsidRPr="007553B9">
        <w:rPr>
          <w:rFonts w:ascii="Calibri" w:hAnsi="Calibri" w:cs="Calibri"/>
          <w:b/>
          <w:bCs/>
          <w:rtl/>
        </w:rPr>
        <w:t xml:space="preserve"> </w:t>
      </w:r>
      <w:r w:rsidRPr="007553B9">
        <w:rPr>
          <w:rFonts w:ascii="Calibri" w:hAnsi="Calibri" w:cs="Calibri" w:hint="cs"/>
          <w:b/>
          <w:bCs/>
          <w:rtl/>
        </w:rPr>
        <w:t>והמדויק</w:t>
      </w:r>
    </w:p>
    <w:p w14:paraId="1CCF127E" w14:textId="7F4C73A0" w:rsidR="00EE3509" w:rsidRPr="00EE3509" w:rsidRDefault="00EE3509" w:rsidP="007553B9">
      <w:pPr>
        <w:rPr>
          <w:rFonts w:ascii="Calibri" w:hAnsi="Calibri" w:cs="Calibri"/>
          <w:rtl/>
        </w:rPr>
      </w:pPr>
      <w:r w:rsidRPr="00EE3509">
        <w:rPr>
          <w:rFonts w:ascii="Calibri" w:hAnsi="Calibri" w:cs="Calibri" w:hint="cs"/>
          <w:rtl/>
        </w:rPr>
        <w:t>אבחון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מוקדם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מוחיים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חיוני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משום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מתקדמים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עלולים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לגרום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נזק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בלתי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הפיך</w:t>
      </w:r>
      <w:r w:rsidRPr="00EE3509">
        <w:rPr>
          <w:rFonts w:ascii="Calibri" w:hAnsi="Calibri" w:cs="Calibri"/>
          <w:rtl/>
        </w:rPr>
        <w:t xml:space="preserve">. </w:t>
      </w:r>
      <w:r w:rsidRPr="00EE3509">
        <w:rPr>
          <w:rFonts w:ascii="Calibri" w:hAnsi="Calibri" w:cs="Calibri" w:hint="cs"/>
          <w:rtl/>
        </w:rPr>
        <w:t>זיהוי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מוקדם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מאפשר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טיפול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מדויק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ומשפר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סיכויי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החלמה</w:t>
      </w:r>
      <w:r w:rsidRPr="00EE3509">
        <w:rPr>
          <w:rFonts w:ascii="Calibri" w:hAnsi="Calibri" w:cs="Calibri"/>
          <w:rtl/>
        </w:rPr>
        <w:t xml:space="preserve">. </w:t>
      </w:r>
      <w:r w:rsidRPr="00EE3509">
        <w:rPr>
          <w:rFonts w:ascii="Calibri" w:hAnsi="Calibri" w:cs="Calibri" w:hint="cs"/>
          <w:rtl/>
        </w:rPr>
        <w:t>יש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חשיבות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רבה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לזיהוי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המדויק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סוג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הגידול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שכן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יש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שונות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במידת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הממאירות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תגובה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לטיפולים</w:t>
      </w:r>
      <w:r w:rsidRPr="00EE3509">
        <w:rPr>
          <w:rFonts w:ascii="Calibri" w:hAnsi="Calibri" w:cs="Calibri"/>
          <w:rtl/>
        </w:rPr>
        <w:t xml:space="preserve">. </w:t>
      </w:r>
      <w:r w:rsidRPr="00EE3509">
        <w:rPr>
          <w:rFonts w:ascii="Calibri" w:hAnsi="Calibri" w:cs="Calibri" w:hint="cs"/>
          <w:rtl/>
        </w:rPr>
        <w:t>אבחנה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מדויקת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מכוונת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הגישה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הטיפולית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המתאימה</w:t>
      </w:r>
      <w:r w:rsidRPr="00EE3509">
        <w:rPr>
          <w:rFonts w:ascii="Calibri" w:hAnsi="Calibri" w:cs="Calibri"/>
          <w:rtl/>
        </w:rPr>
        <w:t>.</w:t>
      </w:r>
    </w:p>
    <w:p w14:paraId="4F052372" w14:textId="77777777" w:rsidR="00EE3509" w:rsidRPr="007553B9" w:rsidRDefault="00EE3509" w:rsidP="00EE3509">
      <w:pPr>
        <w:rPr>
          <w:rFonts w:ascii="Calibri" w:hAnsi="Calibri" w:cs="Calibri"/>
          <w:b/>
          <w:bCs/>
          <w:rtl/>
        </w:rPr>
      </w:pPr>
      <w:r w:rsidRPr="007553B9">
        <w:rPr>
          <w:rFonts w:ascii="Calibri" w:hAnsi="Calibri" w:cs="Calibri" w:hint="cs"/>
          <w:b/>
          <w:bCs/>
          <w:rtl/>
        </w:rPr>
        <w:t>שילוב</w:t>
      </w:r>
      <w:r w:rsidRPr="007553B9">
        <w:rPr>
          <w:rFonts w:ascii="Calibri" w:hAnsi="Calibri" w:cs="Calibri"/>
          <w:b/>
          <w:bCs/>
          <w:rtl/>
        </w:rPr>
        <w:t xml:space="preserve"> </w:t>
      </w:r>
      <w:r w:rsidRPr="007553B9">
        <w:rPr>
          <w:rFonts w:ascii="Calibri" w:hAnsi="Calibri" w:cs="Calibri" w:hint="cs"/>
          <w:b/>
          <w:bCs/>
          <w:rtl/>
        </w:rPr>
        <w:t>למידת</w:t>
      </w:r>
      <w:r w:rsidRPr="007553B9">
        <w:rPr>
          <w:rFonts w:ascii="Calibri" w:hAnsi="Calibri" w:cs="Calibri"/>
          <w:b/>
          <w:bCs/>
          <w:rtl/>
        </w:rPr>
        <w:t xml:space="preserve"> </w:t>
      </w:r>
      <w:r w:rsidRPr="007553B9">
        <w:rPr>
          <w:rFonts w:ascii="Calibri" w:hAnsi="Calibri" w:cs="Calibri" w:hint="cs"/>
          <w:b/>
          <w:bCs/>
          <w:rtl/>
        </w:rPr>
        <w:t>מכונה</w:t>
      </w:r>
    </w:p>
    <w:p w14:paraId="03E6E70A" w14:textId="3C408EEC" w:rsidR="00FB7AF3" w:rsidRDefault="00EE3509" w:rsidP="007553B9">
      <w:pPr>
        <w:rPr>
          <w:rFonts w:ascii="Calibri" w:hAnsi="Calibri" w:cs="Calibri"/>
          <w:rtl/>
        </w:rPr>
      </w:pPr>
      <w:r w:rsidRPr="00EE3509">
        <w:rPr>
          <w:rFonts w:ascii="Calibri" w:hAnsi="Calibri" w:cs="Calibri" w:hint="cs"/>
          <w:rtl/>
        </w:rPr>
        <w:t>בשנים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האחרונות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למידת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עמוקה</w:t>
      </w:r>
      <w:r w:rsidRPr="00EE3509">
        <w:rPr>
          <w:rFonts w:ascii="Calibri" w:hAnsi="Calibri" w:cs="Calibri"/>
          <w:rtl/>
        </w:rPr>
        <w:t xml:space="preserve"> (</w:t>
      </w:r>
      <w:r w:rsidRPr="00EE3509">
        <w:rPr>
          <w:rFonts w:ascii="Calibri" w:hAnsi="Calibri" w:cs="Calibri"/>
        </w:rPr>
        <w:t>deep learning</w:t>
      </w:r>
      <w:r w:rsidRPr="00EE3509">
        <w:rPr>
          <w:rFonts w:ascii="Calibri" w:hAnsi="Calibri" w:cs="Calibri"/>
          <w:rtl/>
        </w:rPr>
        <w:t xml:space="preserve">) </w:t>
      </w:r>
      <w:r w:rsidRPr="00EE3509">
        <w:rPr>
          <w:rFonts w:ascii="Calibri" w:hAnsi="Calibri" w:cs="Calibri" w:hint="cs"/>
          <w:rtl/>
        </w:rPr>
        <w:t>מוטמעת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בתהליך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האבחון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באמצעות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ניתוח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ממוכן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תמונות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הדמיה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זיהוי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וסיווג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ודפוסים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חיזוי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תגובה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לטיפול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וניטור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התקדמות</w:t>
      </w:r>
      <w:r w:rsidRPr="00EE3509">
        <w:rPr>
          <w:rFonts w:ascii="Calibri" w:hAnsi="Calibri" w:cs="Calibri"/>
          <w:rtl/>
        </w:rPr>
        <w:t xml:space="preserve">. </w:t>
      </w:r>
      <w:r w:rsidRPr="00EE3509">
        <w:rPr>
          <w:rFonts w:ascii="Calibri" w:hAnsi="Calibri" w:cs="Calibri" w:hint="cs"/>
          <w:rtl/>
        </w:rPr>
        <w:t>כלים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אלו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מהווים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כלי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עזר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משלים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לרופאים</w:t>
      </w:r>
      <w:r w:rsidRPr="00EE3509">
        <w:rPr>
          <w:rFonts w:ascii="Calibri" w:hAnsi="Calibri" w:cs="Calibri"/>
          <w:rtl/>
        </w:rPr>
        <w:t xml:space="preserve">, </w:t>
      </w:r>
      <w:r w:rsidRPr="00EE3509">
        <w:rPr>
          <w:rFonts w:ascii="Calibri" w:hAnsi="Calibri" w:cs="Calibri" w:hint="cs"/>
          <w:rtl/>
        </w:rPr>
        <w:t>אך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אינם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מחליפים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התפקיד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האנושי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הקריטי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בשלב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זה</w:t>
      </w:r>
      <w:r w:rsidRPr="00EE3509">
        <w:rPr>
          <w:rFonts w:ascii="Calibri" w:hAnsi="Calibri" w:cs="Calibri"/>
          <w:rtl/>
        </w:rPr>
        <w:t xml:space="preserve">. </w:t>
      </w:r>
      <w:r w:rsidR="007553B9">
        <w:rPr>
          <w:rFonts w:ascii="Calibri" w:hAnsi="Calibri" w:cs="Calibri"/>
          <w:rtl/>
        </w:rPr>
        <w:br/>
      </w:r>
      <w:r w:rsidRPr="00EE3509">
        <w:rPr>
          <w:rFonts w:ascii="Calibri" w:hAnsi="Calibri" w:cs="Calibri" w:hint="cs"/>
          <w:rtl/>
        </w:rPr>
        <w:t>תהליכי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למידה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עמוקה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יכולים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לזהות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באופן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מדויק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יותר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מרופאים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מאפיינים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מסוימים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בתמונות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שמצביעים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גידול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ממוקם</w:t>
      </w:r>
      <w:r w:rsidRPr="00EE3509">
        <w:rPr>
          <w:rFonts w:ascii="Calibri" w:hAnsi="Calibri" w:cs="Calibri"/>
          <w:rtl/>
        </w:rPr>
        <w:t xml:space="preserve">. </w:t>
      </w:r>
      <w:r w:rsidRPr="00EE3509">
        <w:rPr>
          <w:rFonts w:ascii="Calibri" w:hAnsi="Calibri" w:cs="Calibri" w:hint="cs"/>
          <w:rtl/>
        </w:rPr>
        <w:t>הם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עשויים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לסייע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בזיהוי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מוקדם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יותר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של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גידולים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חשודים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ובכך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לשפר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את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בטיחות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ויעילות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תהליך</w:t>
      </w:r>
      <w:r w:rsidRPr="00EE3509">
        <w:rPr>
          <w:rFonts w:ascii="Calibri" w:hAnsi="Calibri" w:cs="Calibri"/>
          <w:rtl/>
        </w:rPr>
        <w:t xml:space="preserve"> </w:t>
      </w:r>
      <w:r w:rsidRPr="00EE3509">
        <w:rPr>
          <w:rFonts w:ascii="Calibri" w:hAnsi="Calibri" w:cs="Calibri" w:hint="cs"/>
          <w:rtl/>
        </w:rPr>
        <w:t>האבחון</w:t>
      </w:r>
      <w:r w:rsidRPr="00EE3509">
        <w:rPr>
          <w:rFonts w:ascii="Calibri" w:hAnsi="Calibri" w:cs="Calibri"/>
          <w:rtl/>
        </w:rPr>
        <w:t>.</w:t>
      </w:r>
    </w:p>
    <w:p w14:paraId="72925B5E" w14:textId="77777777" w:rsidR="00FF33FF" w:rsidRDefault="00FF33FF" w:rsidP="00FD1508">
      <w:pPr>
        <w:pStyle w:val="Heading2"/>
        <w:rPr>
          <w:rFonts w:ascii="Calibri" w:hAnsi="Calibri" w:cs="Calibri"/>
          <w:rtl/>
        </w:rPr>
      </w:pPr>
    </w:p>
    <w:p w14:paraId="5D3FE29E" w14:textId="77777777" w:rsidR="00FF33FF" w:rsidRDefault="00FF33FF" w:rsidP="00FD1508">
      <w:pPr>
        <w:pStyle w:val="Heading2"/>
        <w:rPr>
          <w:rFonts w:ascii="Calibri" w:hAnsi="Calibri" w:cs="Calibri"/>
          <w:rtl/>
        </w:rPr>
      </w:pPr>
    </w:p>
    <w:p w14:paraId="64A658F7" w14:textId="77777777" w:rsidR="00FF33FF" w:rsidRDefault="00FF33FF" w:rsidP="00FD1508">
      <w:pPr>
        <w:pStyle w:val="Heading2"/>
        <w:rPr>
          <w:rFonts w:ascii="Calibri" w:hAnsi="Calibri" w:cs="Calibri"/>
          <w:rtl/>
        </w:rPr>
      </w:pPr>
    </w:p>
    <w:p w14:paraId="638C7216" w14:textId="77777777" w:rsidR="00FF33FF" w:rsidRDefault="00FF33FF" w:rsidP="00FD1508">
      <w:pPr>
        <w:pStyle w:val="Heading2"/>
        <w:rPr>
          <w:rFonts w:ascii="Calibri" w:hAnsi="Calibri" w:cs="Calibri"/>
          <w:rtl/>
        </w:rPr>
      </w:pPr>
    </w:p>
    <w:p w14:paraId="3C692137" w14:textId="77777777" w:rsidR="00FF33FF" w:rsidRDefault="00FF33FF" w:rsidP="00FD1508">
      <w:pPr>
        <w:pStyle w:val="Heading2"/>
        <w:rPr>
          <w:rFonts w:ascii="Calibri" w:hAnsi="Calibri" w:cs="Calibri"/>
          <w:rtl/>
        </w:rPr>
      </w:pPr>
    </w:p>
    <w:p w14:paraId="377A53C0" w14:textId="77777777" w:rsidR="002675CE" w:rsidRPr="002675CE" w:rsidRDefault="002675CE" w:rsidP="002675CE">
      <w:pPr>
        <w:rPr>
          <w:rtl/>
        </w:rPr>
      </w:pPr>
    </w:p>
    <w:p w14:paraId="366374A8" w14:textId="77777777" w:rsidR="00323048" w:rsidRDefault="00323048" w:rsidP="00FD1508">
      <w:pPr>
        <w:pStyle w:val="Heading2"/>
        <w:rPr>
          <w:rFonts w:ascii="Calibri" w:hAnsi="Calibri" w:cs="Calibri"/>
          <w:rtl/>
        </w:rPr>
      </w:pPr>
    </w:p>
    <w:p w14:paraId="161E97EE" w14:textId="3B43E2E0" w:rsidR="00FD1508" w:rsidRPr="00D34FCE" w:rsidRDefault="00D34FCE" w:rsidP="00FD1508">
      <w:pPr>
        <w:pStyle w:val="Heading2"/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br/>
      </w:r>
      <w:r w:rsidR="00190B6D" w:rsidRPr="00585431">
        <w:rPr>
          <w:rFonts w:ascii="Calibri" w:hAnsi="Calibri" w:cs="Calibri"/>
          <w:rtl/>
        </w:rPr>
        <w:t>אתגרים</w:t>
      </w:r>
    </w:p>
    <w:p w14:paraId="2DD6FF52" w14:textId="6A2699E4" w:rsidR="00E44ABB" w:rsidRPr="00DA2361" w:rsidRDefault="00E44ABB" w:rsidP="00A20F08">
      <w:pPr>
        <w:rPr>
          <w:rFonts w:ascii="Calibri" w:hAnsi="Calibri" w:cs="Calibri"/>
          <w:rtl/>
        </w:rPr>
      </w:pPr>
      <w:r w:rsidRPr="00DA2361">
        <w:rPr>
          <w:rFonts w:ascii="Calibri" w:hAnsi="Calibri" w:cs="Calibri" w:hint="cs"/>
          <w:rtl/>
        </w:rPr>
        <w:t>במהלך הפרוי</w:t>
      </w:r>
      <w:r w:rsidR="00F54B07" w:rsidRPr="00DA2361">
        <w:rPr>
          <w:rFonts w:ascii="Calibri" w:hAnsi="Calibri" w:cs="Calibri" w:hint="cs"/>
          <w:rtl/>
        </w:rPr>
        <w:t>קט</w:t>
      </w:r>
      <w:r w:rsidR="00174521" w:rsidRPr="00DA2361">
        <w:rPr>
          <w:rFonts w:ascii="Calibri" w:hAnsi="Calibri" w:cs="Calibri" w:hint="cs"/>
          <w:rtl/>
        </w:rPr>
        <w:t xml:space="preserve"> התגלנו לנו מס אתגרים</w:t>
      </w:r>
      <w:r w:rsidR="00D34FCE" w:rsidRPr="00DA2361">
        <w:rPr>
          <w:rFonts w:ascii="Calibri" w:hAnsi="Calibri" w:cs="Calibri" w:hint="cs"/>
          <w:rtl/>
        </w:rPr>
        <w:t>:</w:t>
      </w:r>
    </w:p>
    <w:p w14:paraId="06572EF5" w14:textId="77777777" w:rsidR="0006061E" w:rsidRDefault="0006061E" w:rsidP="00C51EBD">
      <w:pPr>
        <w:pStyle w:val="ListParagraph"/>
        <w:numPr>
          <w:ilvl w:val="0"/>
          <w:numId w:val="11"/>
        </w:numPr>
        <w:rPr>
          <w:rFonts w:ascii="Calibri" w:hAnsi="Calibri" w:cs="Calibri"/>
          <w:rtl/>
        </w:rPr>
      </w:pPr>
      <w:r w:rsidRPr="0006061E">
        <w:rPr>
          <w:rFonts w:ascii="Calibri" w:hAnsi="Calibri" w:cs="Calibri" w:hint="cs"/>
          <w:b/>
          <w:bCs/>
          <w:rtl/>
        </w:rPr>
        <w:t>בחירת</w:t>
      </w:r>
      <w:r w:rsidRPr="0006061E">
        <w:rPr>
          <w:rFonts w:ascii="Calibri" w:hAnsi="Calibri" w:cs="Calibri"/>
          <w:b/>
          <w:bCs/>
          <w:rtl/>
        </w:rPr>
        <w:t xml:space="preserve"> </w:t>
      </w:r>
      <w:r w:rsidRPr="0006061E">
        <w:rPr>
          <w:rFonts w:ascii="Calibri" w:hAnsi="Calibri" w:cs="Calibri" w:hint="cs"/>
          <w:b/>
          <w:bCs/>
          <w:rtl/>
        </w:rPr>
        <w:t>קוד</w:t>
      </w:r>
      <w:r w:rsidRPr="0006061E">
        <w:rPr>
          <w:rFonts w:ascii="Calibri" w:hAnsi="Calibri" w:cs="Calibri"/>
          <w:b/>
          <w:bCs/>
          <w:rtl/>
        </w:rPr>
        <w:t xml:space="preserve"> </w:t>
      </w:r>
      <w:r w:rsidRPr="0006061E">
        <w:rPr>
          <w:rFonts w:ascii="Calibri" w:hAnsi="Calibri" w:cs="Calibri" w:hint="cs"/>
          <w:b/>
          <w:bCs/>
          <w:rtl/>
        </w:rPr>
        <w:t>מתאים</w:t>
      </w:r>
      <w:r w:rsidRPr="0006061E">
        <w:rPr>
          <w:rFonts w:ascii="Calibri" w:hAnsi="Calibri" w:cs="Calibri"/>
          <w:b/>
          <w:bCs/>
          <w:rtl/>
        </w:rPr>
        <w:t>:</w:t>
      </w:r>
    </w:p>
    <w:p w14:paraId="63BA8851" w14:textId="70479CCC" w:rsidR="0006061E" w:rsidRPr="0006061E" w:rsidRDefault="0006061E" w:rsidP="000C1580">
      <w:pPr>
        <w:pStyle w:val="ListParagraph"/>
        <w:ind w:left="360"/>
        <w:rPr>
          <w:rFonts w:ascii="Calibri" w:hAnsi="Calibri" w:cs="Calibri"/>
          <w:rtl/>
        </w:rPr>
      </w:pPr>
      <w:r w:rsidRPr="0006061E">
        <w:rPr>
          <w:rFonts w:ascii="Calibri" w:hAnsi="Calibri" w:cs="Calibri" w:hint="cs"/>
          <w:rtl/>
        </w:rPr>
        <w:t>עם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תחילת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העבודה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</w:t>
      </w:r>
      <w:r w:rsidRPr="0006061E">
        <w:rPr>
          <w:rFonts w:ascii="Calibri" w:hAnsi="Calibri" w:cs="Calibri"/>
          <w:rtl/>
        </w:rPr>
        <w:t>-</w:t>
      </w:r>
      <w:r w:rsidRPr="0006061E">
        <w:rPr>
          <w:rFonts w:ascii="Calibri" w:hAnsi="Calibri" w:cs="Calibri"/>
        </w:rPr>
        <w:t>Kaggle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נחשפנו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למגוון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רחב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קודים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ומודלים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שלא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הכרנו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כמו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גם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שיטות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עבודה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מגוונות</w:t>
      </w:r>
      <w:r w:rsidRPr="0006061E">
        <w:rPr>
          <w:rFonts w:ascii="Calibri" w:hAnsi="Calibri" w:cs="Calibri"/>
          <w:rtl/>
        </w:rPr>
        <w:t>.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לבסוף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בחרנו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בקוד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יחסית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פשוט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בעל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דיוק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כ</w:t>
      </w:r>
      <w:r w:rsidRPr="0006061E">
        <w:rPr>
          <w:rFonts w:ascii="Calibri" w:hAnsi="Calibri" w:cs="Calibri"/>
          <w:rtl/>
        </w:rPr>
        <w:t xml:space="preserve">-80%, </w:t>
      </w:r>
      <w:r w:rsidRPr="0006061E">
        <w:rPr>
          <w:rFonts w:ascii="Calibri" w:hAnsi="Calibri" w:cs="Calibri" w:hint="cs"/>
          <w:rtl/>
        </w:rPr>
        <w:t>מתוך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כוונה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לשפרו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בהמשך</w:t>
      </w:r>
      <w:r w:rsidRPr="0006061E">
        <w:rPr>
          <w:rFonts w:ascii="Calibri" w:hAnsi="Calibri" w:cs="Calibri"/>
          <w:rtl/>
        </w:rPr>
        <w:t>.</w:t>
      </w:r>
    </w:p>
    <w:p w14:paraId="38289135" w14:textId="77777777" w:rsidR="0006061E" w:rsidRDefault="0006061E" w:rsidP="00C51EBD">
      <w:pPr>
        <w:pStyle w:val="ListParagraph"/>
        <w:numPr>
          <w:ilvl w:val="0"/>
          <w:numId w:val="11"/>
        </w:numPr>
        <w:rPr>
          <w:rFonts w:ascii="Calibri" w:hAnsi="Calibri" w:cs="Calibri"/>
          <w:rtl/>
        </w:rPr>
      </w:pPr>
      <w:r w:rsidRPr="0006061E">
        <w:rPr>
          <w:rFonts w:ascii="Calibri" w:hAnsi="Calibri" w:cs="Calibri" w:hint="cs"/>
          <w:b/>
          <w:bCs/>
          <w:rtl/>
        </w:rPr>
        <w:t>הכנת</w:t>
      </w:r>
      <w:r w:rsidRPr="0006061E">
        <w:rPr>
          <w:rFonts w:ascii="Calibri" w:hAnsi="Calibri" w:cs="Calibri"/>
          <w:b/>
          <w:bCs/>
          <w:rtl/>
        </w:rPr>
        <w:t xml:space="preserve"> </w:t>
      </w:r>
      <w:r w:rsidRPr="0006061E">
        <w:rPr>
          <w:rFonts w:ascii="Calibri" w:hAnsi="Calibri" w:cs="Calibri" w:hint="cs"/>
          <w:b/>
          <w:bCs/>
          <w:rtl/>
        </w:rPr>
        <w:t>נתוני</w:t>
      </w:r>
      <w:r w:rsidRPr="0006061E">
        <w:rPr>
          <w:rFonts w:ascii="Calibri" w:hAnsi="Calibri" w:cs="Calibri"/>
          <w:b/>
          <w:bCs/>
          <w:rtl/>
        </w:rPr>
        <w:t xml:space="preserve"> </w:t>
      </w:r>
      <w:r w:rsidRPr="0006061E">
        <w:rPr>
          <w:rFonts w:ascii="Calibri" w:hAnsi="Calibri" w:cs="Calibri" w:hint="cs"/>
          <w:b/>
          <w:bCs/>
          <w:rtl/>
        </w:rPr>
        <w:t>תמונה</w:t>
      </w:r>
      <w:r w:rsidRPr="0006061E">
        <w:rPr>
          <w:rFonts w:ascii="Calibri" w:hAnsi="Calibri" w:cs="Calibri"/>
          <w:b/>
          <w:bCs/>
          <w:rtl/>
        </w:rPr>
        <w:t>:</w:t>
      </w:r>
    </w:p>
    <w:p w14:paraId="5BE501F2" w14:textId="058FF6C7" w:rsidR="00241C33" w:rsidRDefault="0006061E" w:rsidP="000C1580">
      <w:pPr>
        <w:pStyle w:val="ListParagraph"/>
        <w:ind w:left="360"/>
        <w:rPr>
          <w:rFonts w:ascii="Calibri" w:hAnsi="Calibri" w:cs="Calibri"/>
          <w:u w:val="single"/>
          <w:rtl/>
        </w:rPr>
      </w:pPr>
      <w:r w:rsidRPr="0006061E">
        <w:rPr>
          <w:rFonts w:ascii="Calibri" w:hAnsi="Calibri" w:cs="Calibri" w:hint="cs"/>
          <w:rtl/>
        </w:rPr>
        <w:t>גילינו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שתי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גישות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עיקריות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להכנת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נתוני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תמונה</w:t>
      </w:r>
      <w:r w:rsidRPr="0006061E">
        <w:rPr>
          <w:rFonts w:ascii="Calibri" w:hAnsi="Calibri" w:cs="Calibri"/>
          <w:rtl/>
        </w:rPr>
        <w:t>:</w:t>
      </w:r>
      <w:r>
        <w:rPr>
          <w:rFonts w:ascii="Calibri" w:hAnsi="Calibri" w:cs="Calibri"/>
          <w:rtl/>
        </w:rPr>
        <w:br/>
      </w:r>
      <w:r w:rsidRPr="003B2970">
        <w:rPr>
          <w:rFonts w:ascii="Calibri" w:hAnsi="Calibri" w:cs="Calibri" w:hint="cs"/>
          <w:u w:val="single"/>
          <w:rtl/>
        </w:rPr>
        <w:t>שמירה</w:t>
      </w:r>
      <w:r w:rsidRPr="003B2970">
        <w:rPr>
          <w:rFonts w:ascii="Calibri" w:hAnsi="Calibri" w:cs="Calibri"/>
          <w:u w:val="single"/>
          <w:rtl/>
        </w:rPr>
        <w:t xml:space="preserve"> </w:t>
      </w:r>
      <w:r w:rsidRPr="003B2970">
        <w:rPr>
          <w:rFonts w:ascii="Calibri" w:hAnsi="Calibri" w:cs="Calibri" w:hint="cs"/>
          <w:u w:val="single"/>
          <w:rtl/>
        </w:rPr>
        <w:t>כרשימה</w:t>
      </w:r>
      <w:r w:rsidRPr="003B2970">
        <w:rPr>
          <w:rFonts w:ascii="Calibri" w:hAnsi="Calibri" w:cs="Calibri"/>
          <w:u w:val="single"/>
          <w:rtl/>
        </w:rPr>
        <w:t xml:space="preserve"> </w:t>
      </w:r>
      <w:r w:rsidRPr="003B2970">
        <w:rPr>
          <w:rFonts w:ascii="Calibri" w:hAnsi="Calibri" w:cs="Calibri" w:hint="cs"/>
          <w:u w:val="single"/>
          <w:rtl/>
        </w:rPr>
        <w:t>בתוך</w:t>
      </w:r>
      <w:r w:rsidRPr="003B2970">
        <w:rPr>
          <w:rFonts w:ascii="Calibri" w:hAnsi="Calibri" w:cs="Calibri"/>
          <w:u w:val="single"/>
          <w:rtl/>
        </w:rPr>
        <w:t xml:space="preserve"> </w:t>
      </w:r>
      <w:r w:rsidRPr="003B2970">
        <w:rPr>
          <w:rFonts w:ascii="Calibri" w:hAnsi="Calibri" w:cs="Calibri"/>
          <w:u w:val="single"/>
        </w:rPr>
        <w:t>Data Frame</w:t>
      </w:r>
      <w:r w:rsidRPr="00241C33">
        <w:rPr>
          <w:rFonts w:ascii="Calibri" w:hAnsi="Calibri" w:cs="Calibri"/>
          <w:u w:val="single"/>
          <w:rtl/>
        </w:rPr>
        <w:t>: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כתובת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התמונה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נשמרת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בעמודה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אחת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והמחלקה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אליה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היא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שייכת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בעמודה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בשם</w:t>
      </w:r>
      <w:r w:rsidRPr="0006061E">
        <w:rPr>
          <w:rFonts w:ascii="Calibri" w:hAnsi="Calibri" w:cs="Calibri"/>
          <w:rtl/>
        </w:rPr>
        <w:t xml:space="preserve"> "</w:t>
      </w:r>
      <w:r w:rsidRPr="0006061E">
        <w:rPr>
          <w:rFonts w:ascii="Calibri" w:hAnsi="Calibri" w:cs="Calibri"/>
        </w:rPr>
        <w:t>labels</w:t>
      </w:r>
      <w:r w:rsidRPr="0006061E">
        <w:rPr>
          <w:rFonts w:ascii="Calibri" w:hAnsi="Calibri" w:cs="Calibri"/>
          <w:rtl/>
        </w:rPr>
        <w:t xml:space="preserve">". </w:t>
      </w:r>
      <w:r w:rsidRPr="0006061E">
        <w:rPr>
          <w:rFonts w:ascii="Calibri" w:hAnsi="Calibri" w:cs="Calibri" w:hint="cs"/>
          <w:rtl/>
        </w:rPr>
        <w:t>כתוצאה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מכך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נוצר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משתנה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אחד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המחזיק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הן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ערכי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התמונה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והן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ערכי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המחלקה</w:t>
      </w:r>
      <w:r w:rsidRPr="0006061E">
        <w:rPr>
          <w:rFonts w:ascii="Calibri" w:hAnsi="Calibri" w:cs="Calibri"/>
          <w:rtl/>
        </w:rPr>
        <w:t xml:space="preserve"> (</w:t>
      </w:r>
      <w:r w:rsidRPr="0006061E">
        <w:rPr>
          <w:rFonts w:ascii="Calibri" w:hAnsi="Calibri" w:cs="Calibri" w:hint="cs"/>
          <w:rtl/>
        </w:rPr>
        <w:t>ראה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נספח</w:t>
      </w:r>
      <w:r w:rsidR="001722BD">
        <w:rPr>
          <w:rFonts w:ascii="Calibri" w:hAnsi="Calibri" w:cs="Calibri" w:hint="cs"/>
          <w:rtl/>
        </w:rPr>
        <w:t>ים)</w:t>
      </w:r>
    </w:p>
    <w:p w14:paraId="568E3D52" w14:textId="0313790F" w:rsidR="0006061E" w:rsidRPr="0006061E" w:rsidRDefault="0006061E" w:rsidP="000C1580">
      <w:pPr>
        <w:pStyle w:val="ListParagraph"/>
        <w:ind w:left="360"/>
        <w:rPr>
          <w:rFonts w:ascii="Calibri" w:hAnsi="Calibri" w:cs="Calibri"/>
          <w:rtl/>
        </w:rPr>
      </w:pPr>
      <w:r w:rsidRPr="00241C33">
        <w:rPr>
          <w:rFonts w:ascii="Calibri" w:hAnsi="Calibri" w:cs="Calibri" w:hint="cs"/>
          <w:u w:val="single"/>
          <w:rtl/>
        </w:rPr>
        <w:t>המרת</w:t>
      </w:r>
      <w:r w:rsidRPr="00241C33">
        <w:rPr>
          <w:rFonts w:ascii="Calibri" w:hAnsi="Calibri" w:cs="Calibri"/>
          <w:u w:val="single"/>
          <w:rtl/>
        </w:rPr>
        <w:t xml:space="preserve"> </w:t>
      </w:r>
      <w:r w:rsidRPr="00241C33">
        <w:rPr>
          <w:rFonts w:ascii="Calibri" w:hAnsi="Calibri" w:cs="Calibri" w:hint="cs"/>
          <w:u w:val="single"/>
          <w:rtl/>
        </w:rPr>
        <w:t>התמונה</w:t>
      </w:r>
      <w:r w:rsidRPr="00241C33">
        <w:rPr>
          <w:rFonts w:ascii="Calibri" w:hAnsi="Calibri" w:cs="Calibri"/>
          <w:u w:val="single"/>
          <w:rtl/>
        </w:rPr>
        <w:t xml:space="preserve"> </w:t>
      </w:r>
      <w:r w:rsidRPr="00241C33">
        <w:rPr>
          <w:rFonts w:ascii="Calibri" w:hAnsi="Calibri" w:cs="Calibri" w:hint="cs"/>
          <w:u w:val="single"/>
          <w:rtl/>
        </w:rPr>
        <w:t>למטריצה</w:t>
      </w:r>
      <w:r w:rsidRPr="00241C33">
        <w:rPr>
          <w:rFonts w:ascii="Calibri" w:hAnsi="Calibri" w:cs="Calibri"/>
          <w:u w:val="single"/>
          <w:rtl/>
        </w:rPr>
        <w:t>: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באמצעות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ספריית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/>
        </w:rPr>
        <w:t>NumPy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התמונה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מומרת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למספרים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בגודל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הפיקסלים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המוגדר</w:t>
      </w:r>
      <w:r w:rsidRPr="0006061E">
        <w:rPr>
          <w:rFonts w:ascii="Calibri" w:hAnsi="Calibri" w:cs="Calibri"/>
          <w:rtl/>
        </w:rPr>
        <w:t xml:space="preserve">. </w:t>
      </w:r>
      <w:r w:rsidRPr="0006061E">
        <w:rPr>
          <w:rFonts w:ascii="Calibri" w:hAnsi="Calibri" w:cs="Calibri" w:hint="cs"/>
          <w:rtl/>
        </w:rPr>
        <w:t>תהליך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זה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יוצר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שני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משתנים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נפרדים</w:t>
      </w:r>
      <w:r w:rsidRPr="0006061E">
        <w:rPr>
          <w:rFonts w:ascii="Calibri" w:hAnsi="Calibri" w:cs="Calibri"/>
          <w:rtl/>
        </w:rPr>
        <w:t xml:space="preserve">: </w:t>
      </w:r>
      <w:r w:rsidRPr="0006061E">
        <w:rPr>
          <w:rFonts w:ascii="Calibri" w:hAnsi="Calibri" w:cs="Calibri"/>
        </w:rPr>
        <w:t>X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ו</w:t>
      </w:r>
      <w:r w:rsidRPr="0006061E">
        <w:rPr>
          <w:rFonts w:ascii="Calibri" w:hAnsi="Calibri" w:cs="Calibri"/>
          <w:rtl/>
        </w:rPr>
        <w:t>-</w:t>
      </w:r>
      <w:r w:rsidRPr="0006061E">
        <w:rPr>
          <w:rFonts w:ascii="Calibri" w:hAnsi="Calibri" w:cs="Calibri"/>
        </w:rPr>
        <w:t>Y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עבור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סט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האימון</w:t>
      </w:r>
      <w:r w:rsidRPr="0006061E">
        <w:rPr>
          <w:rFonts w:ascii="Calibri" w:hAnsi="Calibri" w:cs="Calibri"/>
          <w:rtl/>
        </w:rPr>
        <w:t>/</w:t>
      </w:r>
      <w:r w:rsidRPr="0006061E">
        <w:rPr>
          <w:rFonts w:ascii="Calibri" w:hAnsi="Calibri" w:cs="Calibri" w:hint="cs"/>
          <w:rtl/>
        </w:rPr>
        <w:t>מבחן</w:t>
      </w:r>
      <w:r w:rsidRPr="0006061E">
        <w:rPr>
          <w:rFonts w:ascii="Calibri" w:hAnsi="Calibri" w:cs="Calibri"/>
          <w:rtl/>
        </w:rPr>
        <w:t>/</w:t>
      </w:r>
      <w:r w:rsidRPr="0006061E">
        <w:rPr>
          <w:rFonts w:ascii="Calibri" w:hAnsi="Calibri" w:cs="Calibri" w:hint="cs"/>
          <w:rtl/>
        </w:rPr>
        <w:t>ולידציה</w:t>
      </w:r>
      <w:r w:rsidRPr="0006061E">
        <w:rPr>
          <w:rFonts w:ascii="Calibri" w:hAnsi="Calibri" w:cs="Calibri"/>
          <w:rtl/>
        </w:rPr>
        <w:t xml:space="preserve"> (</w:t>
      </w:r>
      <w:r w:rsidRPr="0006061E">
        <w:rPr>
          <w:rFonts w:ascii="Calibri" w:hAnsi="Calibri" w:cs="Calibri" w:hint="cs"/>
          <w:rtl/>
        </w:rPr>
        <w:t>ראה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נספח</w:t>
      </w:r>
      <w:r w:rsidR="001722BD">
        <w:rPr>
          <w:rFonts w:ascii="Calibri" w:hAnsi="Calibri" w:cs="Calibri" w:hint="cs"/>
          <w:rtl/>
        </w:rPr>
        <w:t>ים</w:t>
      </w:r>
      <w:r w:rsidRPr="0006061E">
        <w:rPr>
          <w:rFonts w:ascii="Calibri" w:hAnsi="Calibri" w:cs="Calibri"/>
          <w:rtl/>
        </w:rPr>
        <w:t>)</w:t>
      </w:r>
      <w:r w:rsidR="000468CA">
        <w:rPr>
          <w:rFonts w:ascii="Calibri" w:hAnsi="Calibri" w:cs="Calibri" w:hint="cs"/>
          <w:rtl/>
        </w:rPr>
        <w:t>.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הבנו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שעבודה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פורמט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מטריצה</w:t>
      </w:r>
      <w:r w:rsidRPr="0006061E">
        <w:rPr>
          <w:rFonts w:ascii="Calibri" w:hAnsi="Calibri" w:cs="Calibri"/>
          <w:rtl/>
        </w:rPr>
        <w:t xml:space="preserve"> (</w:t>
      </w:r>
      <w:r w:rsidRPr="0006061E">
        <w:rPr>
          <w:rFonts w:ascii="Calibri" w:hAnsi="Calibri" w:cs="Calibri"/>
        </w:rPr>
        <w:t>NP</w:t>
      </w:r>
      <w:r w:rsidRPr="0006061E">
        <w:rPr>
          <w:rFonts w:ascii="Calibri" w:hAnsi="Calibri" w:cs="Calibri"/>
          <w:rtl/>
        </w:rPr>
        <w:t xml:space="preserve">) </w:t>
      </w:r>
      <w:r w:rsidRPr="0006061E">
        <w:rPr>
          <w:rFonts w:ascii="Calibri" w:hAnsi="Calibri" w:cs="Calibri" w:hint="cs"/>
          <w:rtl/>
        </w:rPr>
        <w:t>נוחה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ויעילה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יותר</w:t>
      </w:r>
      <w:r w:rsidR="000468CA">
        <w:rPr>
          <w:rFonts w:ascii="Calibri" w:hAnsi="Calibri" w:cs="Calibri" w:hint="cs"/>
          <w:rtl/>
        </w:rPr>
        <w:t xml:space="preserve"> ורוב הקודים מוכנים לעבודה בפורמט הזה, אולם ה</w:t>
      </w:r>
      <w:r w:rsidR="0018690E">
        <w:rPr>
          <w:rFonts w:ascii="Calibri" w:hAnsi="Calibri" w:cs="Calibri" w:hint="cs"/>
          <w:rtl/>
        </w:rPr>
        <w:t xml:space="preserve">כנת הנתונים של הקוד שלנו הייתה בפורמט הראשון מה שהקשה ליצור את ההתאמה בין הקודים </w:t>
      </w:r>
      <w:r w:rsidRPr="0006061E">
        <w:rPr>
          <w:rFonts w:ascii="Calibri" w:hAnsi="Calibri" w:cs="Calibri"/>
          <w:rtl/>
        </w:rPr>
        <w:t>.</w:t>
      </w:r>
      <w:r w:rsidR="0018690E">
        <w:rPr>
          <w:rFonts w:ascii="Calibri" w:hAnsi="Calibri" w:cs="Calibri" w:hint="cs"/>
          <w:rtl/>
        </w:rPr>
        <w:t>בנוסף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פורמט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זה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מאפשר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ביצוע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קל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יותר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פעולות</w:t>
      </w:r>
      <w:r w:rsidRPr="0006061E">
        <w:rPr>
          <w:rFonts w:ascii="Calibri" w:hAnsi="Calibri" w:cs="Calibri"/>
          <w:rtl/>
        </w:rPr>
        <w:t xml:space="preserve"> </w:t>
      </w:r>
      <w:r w:rsidR="0018690E" w:rsidRPr="0006061E">
        <w:rPr>
          <w:rFonts w:ascii="Calibri" w:hAnsi="Calibri" w:cs="Calibri" w:hint="cs"/>
          <w:rtl/>
        </w:rPr>
        <w:t>נרמול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או</w:t>
      </w:r>
      <w:r w:rsidRPr="0006061E">
        <w:rPr>
          <w:rFonts w:ascii="Calibri" w:hAnsi="Calibri" w:cs="Calibri"/>
          <w:rtl/>
        </w:rPr>
        <w:t xml:space="preserve"> </w:t>
      </w:r>
      <w:r w:rsidR="0018690E">
        <w:rPr>
          <w:rFonts w:ascii="Calibri" w:hAnsi="Calibri" w:cs="Calibri" w:hint="cs"/>
          <w:rtl/>
        </w:rPr>
        <w:t>ע</w:t>
      </w:r>
      <w:r w:rsidRPr="0006061E">
        <w:rPr>
          <w:rFonts w:ascii="Calibri" w:hAnsi="Calibri" w:cs="Calibri" w:hint="cs"/>
          <w:rtl/>
        </w:rPr>
        <w:t>יבוד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נתונים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ו</w:t>
      </w:r>
      <w:r w:rsidR="00B72739">
        <w:rPr>
          <w:rFonts w:ascii="Calibri" w:hAnsi="Calibri" w:cs="Calibri" w:hint="cs"/>
          <w:rtl/>
        </w:rPr>
        <w:t>הביא לנו תוצאות טובות יותר על אותו מודל</w:t>
      </w:r>
      <w:r w:rsidRPr="0006061E">
        <w:rPr>
          <w:rFonts w:ascii="Calibri" w:hAnsi="Calibri" w:cs="Calibri"/>
          <w:rtl/>
        </w:rPr>
        <w:t>.</w:t>
      </w:r>
    </w:p>
    <w:p w14:paraId="68AE8AC0" w14:textId="77777777" w:rsidR="0006061E" w:rsidRDefault="0006061E" w:rsidP="00C51EBD">
      <w:pPr>
        <w:pStyle w:val="ListParagraph"/>
        <w:numPr>
          <w:ilvl w:val="0"/>
          <w:numId w:val="11"/>
        </w:numPr>
        <w:rPr>
          <w:rFonts w:ascii="Calibri" w:hAnsi="Calibri" w:cs="Calibri"/>
          <w:rtl/>
        </w:rPr>
      </w:pPr>
      <w:r w:rsidRPr="0006061E">
        <w:rPr>
          <w:rFonts w:ascii="Calibri" w:hAnsi="Calibri" w:cs="Calibri" w:hint="cs"/>
          <w:b/>
          <w:bCs/>
          <w:rtl/>
        </w:rPr>
        <w:t>סוג</w:t>
      </w:r>
      <w:r w:rsidRPr="0006061E">
        <w:rPr>
          <w:rFonts w:ascii="Calibri" w:hAnsi="Calibri" w:cs="Calibri"/>
          <w:b/>
          <w:bCs/>
          <w:rtl/>
        </w:rPr>
        <w:t xml:space="preserve"> </w:t>
      </w:r>
      <w:r w:rsidRPr="0006061E">
        <w:rPr>
          <w:rFonts w:ascii="Calibri" w:hAnsi="Calibri" w:cs="Calibri" w:hint="cs"/>
          <w:b/>
          <w:bCs/>
          <w:rtl/>
        </w:rPr>
        <w:t>התמונות</w:t>
      </w:r>
      <w:r w:rsidRPr="0006061E">
        <w:rPr>
          <w:rFonts w:ascii="Calibri" w:hAnsi="Calibri" w:cs="Calibri"/>
          <w:b/>
          <w:bCs/>
          <w:rtl/>
        </w:rPr>
        <w:t>:</w:t>
      </w:r>
    </w:p>
    <w:p w14:paraId="58A00E3C" w14:textId="56A08F83" w:rsidR="0006061E" w:rsidRDefault="0006061E" w:rsidP="000C1580">
      <w:pPr>
        <w:pStyle w:val="ListParagraph"/>
        <w:ind w:left="360"/>
        <w:rPr>
          <w:rFonts w:ascii="Calibri" w:hAnsi="Calibri" w:cs="Calibri"/>
          <w:rtl/>
        </w:rPr>
      </w:pPr>
      <w:r w:rsidRPr="0006061E">
        <w:rPr>
          <w:rFonts w:ascii="Calibri" w:hAnsi="Calibri" w:cs="Calibri" w:hint="cs"/>
          <w:rtl/>
        </w:rPr>
        <w:t>בניגוד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למשימות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קלסיפיקציה</w:t>
      </w:r>
      <w:r w:rsidRPr="0006061E">
        <w:rPr>
          <w:rFonts w:ascii="Calibri" w:hAnsi="Calibri" w:cs="Calibri"/>
          <w:rtl/>
        </w:rPr>
        <w:t xml:space="preserve"> "</w:t>
      </w:r>
      <w:r w:rsidRPr="0006061E">
        <w:rPr>
          <w:rFonts w:ascii="Calibri" w:hAnsi="Calibri" w:cs="Calibri" w:hint="cs"/>
          <w:rtl/>
        </w:rPr>
        <w:t>קלאסיות</w:t>
      </w:r>
      <w:r w:rsidRPr="0006061E">
        <w:rPr>
          <w:rFonts w:ascii="Calibri" w:hAnsi="Calibri" w:cs="Calibri"/>
          <w:rtl/>
        </w:rPr>
        <w:t>" (</w:t>
      </w:r>
      <w:r w:rsidRPr="0006061E">
        <w:rPr>
          <w:rFonts w:ascii="Calibri" w:hAnsi="Calibri" w:cs="Calibri" w:hint="cs"/>
          <w:rtl/>
        </w:rPr>
        <w:t>כגון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זיהוי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כלב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חתול</w:t>
      </w:r>
      <w:r w:rsidRPr="0006061E">
        <w:rPr>
          <w:rFonts w:ascii="Calibri" w:hAnsi="Calibri" w:cs="Calibri"/>
          <w:rtl/>
        </w:rPr>
        <w:t xml:space="preserve">), </w:t>
      </w:r>
      <w:r w:rsidRPr="0006061E">
        <w:rPr>
          <w:rFonts w:ascii="Calibri" w:hAnsi="Calibri" w:cs="Calibri" w:hint="cs"/>
          <w:rtl/>
        </w:rPr>
        <w:t>עבדנו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תצלומי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/>
        </w:rPr>
        <w:t>MRI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ומטרתנו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הייתה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לחזות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סוג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הגידול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המופיע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בהם</w:t>
      </w:r>
      <w:r w:rsidRPr="0006061E">
        <w:rPr>
          <w:rFonts w:ascii="Calibri" w:hAnsi="Calibri" w:cs="Calibri"/>
          <w:rtl/>
        </w:rPr>
        <w:t>.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כיוון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שאין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ידע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רפואי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מקצועי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לא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ידענו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להבדיל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בין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סוגי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הגידולים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השונים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בתמונה</w:t>
      </w:r>
      <w:r w:rsidRPr="0006061E">
        <w:rPr>
          <w:rFonts w:ascii="Calibri" w:hAnsi="Calibri" w:cs="Calibri"/>
          <w:rtl/>
        </w:rPr>
        <w:t>.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יצירת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דאטה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מחודשת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גרמה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לחשש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שלא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נדע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המידע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שאנו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יוצרים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איכותי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מספיק</w:t>
      </w:r>
      <w:r w:rsidRPr="0006061E">
        <w:rPr>
          <w:rFonts w:ascii="Calibri" w:hAnsi="Calibri" w:cs="Calibri"/>
          <w:rtl/>
        </w:rPr>
        <w:t>,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שאף</w:t>
      </w:r>
      <w:r w:rsidRPr="0006061E">
        <w:rPr>
          <w:rFonts w:ascii="Calibri" w:hAnsi="Calibri" w:cs="Calibri"/>
          <w:rtl/>
        </w:rPr>
        <w:t xml:space="preserve"> "</w:t>
      </w:r>
      <w:r w:rsidRPr="0006061E">
        <w:rPr>
          <w:rFonts w:ascii="Calibri" w:hAnsi="Calibri" w:cs="Calibri" w:hint="cs"/>
          <w:rtl/>
        </w:rPr>
        <w:t>נמחק</w:t>
      </w:r>
      <w:r w:rsidRPr="0006061E">
        <w:rPr>
          <w:rFonts w:ascii="Calibri" w:hAnsi="Calibri" w:cs="Calibri"/>
          <w:rtl/>
        </w:rPr>
        <w:t xml:space="preserve">" </w:t>
      </w:r>
      <w:r w:rsidRPr="0006061E">
        <w:rPr>
          <w:rFonts w:ascii="Calibri" w:hAnsi="Calibri" w:cs="Calibri" w:hint="cs"/>
          <w:rtl/>
        </w:rPr>
        <w:t>בטעות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הגידול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מה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שיגרום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למחשב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לזהות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את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התמונה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כבריאה</w:t>
      </w:r>
      <w:r w:rsidRPr="0006061E">
        <w:rPr>
          <w:rFonts w:ascii="Calibri" w:hAnsi="Calibri" w:cs="Calibri"/>
          <w:rtl/>
        </w:rPr>
        <w:t>.</w:t>
      </w:r>
    </w:p>
    <w:p w14:paraId="2A35108C" w14:textId="1A9CEE3C" w:rsidR="00E3718C" w:rsidRPr="0006061E" w:rsidRDefault="001F4CC6">
      <w:pPr>
        <w:pStyle w:val="ListParagraph"/>
        <w:numPr>
          <w:ilvl w:val="0"/>
          <w:numId w:val="11"/>
        </w:numPr>
        <w:rPr>
          <w:rFonts w:ascii="Calibri" w:hAnsi="Calibri" w:cs="Calibri"/>
          <w:rtl/>
        </w:rPr>
      </w:pPr>
      <w:r w:rsidRPr="001F4CC6">
        <w:rPr>
          <w:rFonts w:ascii="Calibri" w:hAnsi="Calibri" w:cs="Calibri" w:hint="cs"/>
          <w:b/>
          <w:bCs/>
          <w:rtl/>
        </w:rPr>
        <w:t>:</w:t>
      </w:r>
      <w:r w:rsidR="00C51EBD" w:rsidRPr="00C51EBD">
        <w:rPr>
          <w:rFonts w:ascii="Calibri" w:hAnsi="Calibri" w:cs="Calibri"/>
          <w:b/>
          <w:bCs/>
        </w:rPr>
        <w:t xml:space="preserve"> Data augmentation</w:t>
      </w:r>
      <w:r w:rsidR="00E3718C">
        <w:rPr>
          <w:rFonts w:ascii="Calibri" w:hAnsi="Calibri" w:cs="Calibri" w:hint="cs"/>
          <w:rtl/>
        </w:rPr>
        <w:t xml:space="preserve"> </w:t>
      </w:r>
      <w:r>
        <w:rPr>
          <w:rFonts w:ascii="Calibri" w:hAnsi="Calibri" w:cs="Calibri"/>
          <w:rtl/>
        </w:rPr>
        <w:br/>
      </w:r>
      <w:r w:rsidR="00474414">
        <w:rPr>
          <w:rFonts w:ascii="Calibri" w:hAnsi="Calibri" w:cs="Calibri" w:hint="cs"/>
          <w:rtl/>
        </w:rPr>
        <w:t xml:space="preserve">יצרת מחלקות מאוזנות: כאשר הסתכלנו </w:t>
      </w:r>
      <w:r w:rsidR="00C51EBD">
        <w:rPr>
          <w:rFonts w:ascii="Calibri" w:hAnsi="Calibri" w:cs="Calibri" w:hint="cs"/>
          <w:rtl/>
        </w:rPr>
        <w:t>ב</w:t>
      </w:r>
      <w:r w:rsidR="00474414">
        <w:rPr>
          <w:rFonts w:ascii="Calibri" w:hAnsi="Calibri" w:cs="Calibri" w:hint="cs"/>
          <w:rtl/>
        </w:rPr>
        <w:t xml:space="preserve"> </w:t>
      </w:r>
      <w:r w:rsidR="00C51EBD">
        <w:rPr>
          <w:rFonts w:ascii="Calibri" w:hAnsi="Calibri" w:cs="Calibri"/>
        </w:rPr>
        <w:t>Data</w:t>
      </w:r>
      <w:r w:rsidR="00C90F53">
        <w:rPr>
          <w:rFonts w:ascii="Calibri" w:hAnsi="Calibri" w:cs="Calibri" w:hint="cs"/>
          <w:rtl/>
        </w:rPr>
        <w:t xml:space="preserve"> של</w:t>
      </w:r>
      <w:r w:rsidR="00C51EBD">
        <w:rPr>
          <w:rFonts w:ascii="Calibri" w:hAnsi="Calibri" w:cs="Calibri" w:hint="cs"/>
          <w:rtl/>
        </w:rPr>
        <w:t>נו ראינו כי היא</w:t>
      </w:r>
      <w:r w:rsidR="00C90F53">
        <w:rPr>
          <w:rFonts w:ascii="Calibri" w:hAnsi="Calibri" w:cs="Calibri" w:hint="cs"/>
          <w:rtl/>
        </w:rPr>
        <w:t xml:space="preserve"> </w:t>
      </w:r>
      <w:r w:rsidR="00800105">
        <w:rPr>
          <w:rFonts w:ascii="Calibri" w:hAnsi="Calibri" w:cs="Calibri" w:hint="cs"/>
          <w:rtl/>
        </w:rPr>
        <w:t xml:space="preserve">לא </w:t>
      </w:r>
      <w:r w:rsidR="00C90F53">
        <w:rPr>
          <w:rFonts w:ascii="Calibri" w:hAnsi="Calibri" w:cs="Calibri" w:hint="cs"/>
          <w:rtl/>
        </w:rPr>
        <w:t>מאוזנת בין המחלקות ולא מאוזנת ביחס בין אימון למבחן</w:t>
      </w:r>
      <w:r w:rsidR="00C51EBD">
        <w:rPr>
          <w:rFonts w:ascii="Calibri" w:hAnsi="Calibri" w:cs="Calibri" w:hint="cs"/>
          <w:rtl/>
        </w:rPr>
        <w:t xml:space="preserve">. </w:t>
      </w:r>
      <w:r w:rsidR="00C90F53">
        <w:rPr>
          <w:rFonts w:ascii="Calibri" w:hAnsi="Calibri" w:cs="Calibri" w:hint="cs"/>
          <w:rtl/>
        </w:rPr>
        <w:t xml:space="preserve">יצרנו קוד שרץ על כל הדאטה </w:t>
      </w:r>
      <w:r w:rsidR="00C51EBD">
        <w:rPr>
          <w:rFonts w:ascii="Calibri" w:hAnsi="Calibri" w:cs="Calibri" w:hint="cs"/>
          <w:rtl/>
        </w:rPr>
        <w:t>ומשכפל</w:t>
      </w:r>
      <w:r w:rsidR="002647D5">
        <w:rPr>
          <w:rFonts w:ascii="Calibri" w:hAnsi="Calibri" w:cs="Calibri" w:hint="cs"/>
          <w:rtl/>
        </w:rPr>
        <w:t xml:space="preserve"> תמונות בעזרת </w:t>
      </w:r>
      <w:r w:rsidR="000C046D" w:rsidRPr="000C046D">
        <w:rPr>
          <w:rFonts w:ascii="Calibri" w:hAnsi="Calibri" w:cs="Calibri"/>
        </w:rPr>
        <w:t>Data augmentation</w:t>
      </w:r>
      <w:r w:rsidR="000C046D">
        <w:rPr>
          <w:rFonts w:ascii="Calibri" w:hAnsi="Calibri" w:cs="Calibri" w:hint="cs"/>
          <w:rtl/>
        </w:rPr>
        <w:t xml:space="preserve"> על מנת לא</w:t>
      </w:r>
      <w:r w:rsidR="007F5005">
        <w:rPr>
          <w:rFonts w:ascii="Calibri" w:hAnsi="Calibri" w:cs="Calibri" w:hint="cs"/>
          <w:rtl/>
        </w:rPr>
        <w:t xml:space="preserve">זן בין המחלקות </w:t>
      </w:r>
      <w:r w:rsidR="00C51EBD">
        <w:rPr>
          <w:rFonts w:ascii="Calibri" w:hAnsi="Calibri" w:cs="Calibri" w:hint="cs"/>
          <w:rtl/>
        </w:rPr>
        <w:t xml:space="preserve">ולאזן בין האימון למבחן </w:t>
      </w:r>
    </w:p>
    <w:p w14:paraId="2018D07A" w14:textId="77777777" w:rsidR="000C1580" w:rsidRDefault="0006061E" w:rsidP="000C1580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 w:rsidRPr="0006061E">
        <w:rPr>
          <w:rFonts w:ascii="Calibri" w:hAnsi="Calibri" w:cs="Calibri" w:hint="cs"/>
          <w:b/>
          <w:bCs/>
          <w:rtl/>
        </w:rPr>
        <w:t>בחירת</w:t>
      </w:r>
      <w:r w:rsidRPr="0006061E">
        <w:rPr>
          <w:rFonts w:ascii="Calibri" w:hAnsi="Calibri" w:cs="Calibri"/>
          <w:b/>
          <w:bCs/>
          <w:rtl/>
        </w:rPr>
        <w:t xml:space="preserve"> </w:t>
      </w:r>
      <w:r w:rsidRPr="0006061E">
        <w:rPr>
          <w:rFonts w:ascii="Calibri" w:hAnsi="Calibri" w:cs="Calibri" w:hint="cs"/>
          <w:b/>
          <w:bCs/>
          <w:rtl/>
        </w:rPr>
        <w:t>מודל</w:t>
      </w:r>
      <w:r w:rsidRPr="0006061E">
        <w:rPr>
          <w:rFonts w:ascii="Calibri" w:hAnsi="Calibri" w:cs="Calibri"/>
          <w:b/>
          <w:bCs/>
          <w:rtl/>
        </w:rPr>
        <w:t xml:space="preserve"> </w:t>
      </w:r>
      <w:r w:rsidRPr="0006061E">
        <w:rPr>
          <w:rFonts w:ascii="Calibri" w:hAnsi="Calibri" w:cs="Calibri" w:hint="cs"/>
          <w:b/>
          <w:bCs/>
          <w:rtl/>
        </w:rPr>
        <w:t>מתאים</w:t>
      </w:r>
      <w:r w:rsidRPr="0006061E">
        <w:rPr>
          <w:rFonts w:ascii="Calibri" w:hAnsi="Calibri" w:cs="Calibri"/>
          <w:b/>
          <w:bCs/>
          <w:rtl/>
        </w:rPr>
        <w:t>:</w:t>
      </w:r>
      <w:r>
        <w:rPr>
          <w:rFonts w:ascii="Calibri" w:hAnsi="Calibri" w:cs="Calibri" w:hint="cs"/>
          <w:rtl/>
        </w:rPr>
        <w:t xml:space="preserve"> </w:t>
      </w:r>
    </w:p>
    <w:p w14:paraId="26B1615F" w14:textId="04A3EF1D" w:rsidR="0006061E" w:rsidRPr="0006061E" w:rsidRDefault="0006061E" w:rsidP="000C1580">
      <w:pPr>
        <w:pStyle w:val="ListParagraph"/>
        <w:ind w:left="360"/>
        <w:rPr>
          <w:rFonts w:ascii="Calibri" w:hAnsi="Calibri" w:cs="Calibri"/>
          <w:rtl/>
        </w:rPr>
      </w:pPr>
      <w:r w:rsidRPr="0006061E">
        <w:rPr>
          <w:rFonts w:ascii="Calibri" w:hAnsi="Calibri" w:cs="Calibri" w:hint="cs"/>
          <w:rtl/>
        </w:rPr>
        <w:t>לאחר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מחקר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מקיף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הבנו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שעבור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משימות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קלסיפיקציה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תמונות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/>
        </w:rPr>
        <w:t>MRI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מומלץ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להשתמש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בטכניקת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סגמנטציה</w:t>
      </w:r>
      <w:r w:rsidRPr="0006061E">
        <w:rPr>
          <w:rFonts w:ascii="Calibri" w:hAnsi="Calibri" w:cs="Calibri"/>
          <w:rtl/>
        </w:rPr>
        <w:t xml:space="preserve"> (</w:t>
      </w:r>
      <w:r w:rsidRPr="0006061E">
        <w:rPr>
          <w:rFonts w:ascii="Calibri" w:hAnsi="Calibri" w:cs="Calibri"/>
        </w:rPr>
        <w:t>segmentation</w:t>
      </w:r>
      <w:r w:rsidRPr="0006061E">
        <w:rPr>
          <w:rFonts w:ascii="Calibri" w:hAnsi="Calibri" w:cs="Calibri"/>
          <w:rtl/>
        </w:rPr>
        <w:t>).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טכניקה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זו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מאפשרת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בידוד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הגידול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באמצעות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משחק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פילטרים</w:t>
      </w:r>
      <w:r w:rsidRPr="0006061E">
        <w:rPr>
          <w:rFonts w:ascii="Calibri" w:hAnsi="Calibri" w:cs="Calibri"/>
          <w:rtl/>
        </w:rPr>
        <w:t>.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גילינו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שזוהי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משימה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מורכבת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יותר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ממה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שחשבנו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בתחילה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ולכן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בחרנו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להתמקד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במודלים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מוכרים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לנו</w:t>
      </w:r>
      <w:r w:rsidRPr="0006061E">
        <w:rPr>
          <w:rFonts w:ascii="Calibri" w:hAnsi="Calibri" w:cs="Calibri"/>
          <w:rtl/>
        </w:rPr>
        <w:t>.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מודל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נוסף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מומלץ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</w:t>
      </w:r>
      <w:r w:rsidRPr="0006061E">
        <w:rPr>
          <w:rFonts w:ascii="Calibri" w:hAnsi="Calibri" w:cs="Calibri"/>
          <w:rtl/>
        </w:rPr>
        <w:t>-</w:t>
      </w:r>
      <w:r w:rsidRPr="0006061E">
        <w:rPr>
          <w:rFonts w:ascii="Calibri" w:hAnsi="Calibri" w:cs="Calibri"/>
        </w:rPr>
        <w:t>MRI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הוא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/>
        </w:rPr>
        <w:t>UNET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שעובד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סגמנטציה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ולכן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יעיל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מאוד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לבעיה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מסוג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זה</w:t>
      </w:r>
      <w:r w:rsidRPr="0006061E">
        <w:rPr>
          <w:rFonts w:ascii="Calibri" w:hAnsi="Calibri" w:cs="Calibri"/>
          <w:rtl/>
        </w:rPr>
        <w:t>.</w:t>
      </w:r>
      <w:r>
        <w:rPr>
          <w:rFonts w:ascii="Calibri" w:hAnsi="Calibri" w:cs="Calibri" w:hint="cs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זאת</w:t>
      </w:r>
      <w:r w:rsidRPr="0006061E">
        <w:rPr>
          <w:rFonts w:ascii="Calibri" w:hAnsi="Calibri" w:cs="Calibri"/>
          <w:rtl/>
        </w:rPr>
        <w:t xml:space="preserve">, </w:t>
      </w:r>
      <w:r w:rsidRPr="0006061E">
        <w:rPr>
          <w:rFonts w:ascii="Calibri" w:hAnsi="Calibri" w:cs="Calibri" w:hint="cs"/>
          <w:rtl/>
        </w:rPr>
        <w:t>גם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בשחזור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מודל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זה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נתקלנו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בקשיים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ונאלצנו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לוותר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עליו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בשלב</w:t>
      </w:r>
      <w:r w:rsidRPr="0006061E">
        <w:rPr>
          <w:rFonts w:ascii="Calibri" w:hAnsi="Calibri" w:cs="Calibri"/>
          <w:rtl/>
        </w:rPr>
        <w:t xml:space="preserve"> </w:t>
      </w:r>
      <w:r w:rsidRPr="0006061E">
        <w:rPr>
          <w:rFonts w:ascii="Calibri" w:hAnsi="Calibri" w:cs="Calibri" w:hint="cs"/>
          <w:rtl/>
        </w:rPr>
        <w:t>זה</w:t>
      </w:r>
      <w:r w:rsidRPr="0006061E">
        <w:rPr>
          <w:rFonts w:ascii="Calibri" w:hAnsi="Calibri" w:cs="Calibri"/>
          <w:rtl/>
        </w:rPr>
        <w:t>.</w:t>
      </w:r>
    </w:p>
    <w:p w14:paraId="574E16FE" w14:textId="77777777" w:rsidR="00BB2E57" w:rsidRPr="0006061E" w:rsidRDefault="00BB2E57" w:rsidP="00D10DBC">
      <w:pPr>
        <w:rPr>
          <w:rtl/>
        </w:rPr>
      </w:pPr>
    </w:p>
    <w:p w14:paraId="3F7B504A" w14:textId="38B4CF76" w:rsidR="00FB7AF3" w:rsidRDefault="00FD1508" w:rsidP="00D10DBC">
      <w:pPr>
        <w:pStyle w:val="Heading2"/>
        <w:rPr>
          <w:rFonts w:ascii="Calibri" w:hAnsi="Calibri" w:cs="Calibri"/>
          <w:rtl/>
        </w:rPr>
      </w:pPr>
      <w:r w:rsidRPr="00585431">
        <w:rPr>
          <w:rFonts w:ascii="Calibri" w:hAnsi="Calibri" w:cs="Calibri" w:hint="cs"/>
          <w:rtl/>
        </w:rPr>
        <w:t xml:space="preserve">בעיות דומות </w:t>
      </w:r>
    </w:p>
    <w:p w14:paraId="4FB85FE2" w14:textId="5EA781CA" w:rsidR="00CF2E89" w:rsidRDefault="00183FB1" w:rsidP="00CF2E89">
      <w:pPr>
        <w:rPr>
          <w:rFonts w:ascii="Calibri" w:hAnsi="Calibri" w:cs="Calibri"/>
          <w:rtl/>
        </w:rPr>
      </w:pPr>
      <w:r w:rsidRPr="00183FB1">
        <w:rPr>
          <w:rFonts w:ascii="Calibri" w:hAnsi="Calibri" w:cs="Calibri" w:hint="cs"/>
          <w:rtl/>
        </w:rPr>
        <w:t>כאש</w:t>
      </w:r>
      <w:r>
        <w:rPr>
          <w:rFonts w:ascii="Calibri" w:hAnsi="Calibri" w:cs="Calibri" w:hint="cs"/>
          <w:rtl/>
        </w:rPr>
        <w:t xml:space="preserve">ר חקרנו על המודל שאיתו אנחנו עובדים </w:t>
      </w:r>
      <w:r w:rsidR="00EB3E85" w:rsidRPr="00EB3E85">
        <w:rPr>
          <w:rFonts w:ascii="Calibri" w:hAnsi="Calibri" w:cs="Calibri"/>
        </w:rPr>
        <w:t>EfficientNet</w:t>
      </w:r>
      <w:r w:rsidR="00BD1271">
        <w:rPr>
          <w:rFonts w:ascii="Calibri" w:hAnsi="Calibri" w:cs="Calibri"/>
        </w:rPr>
        <w:t>B3</w:t>
      </w:r>
      <w:r w:rsidR="00BD1271">
        <w:rPr>
          <w:rFonts w:ascii="Calibri" w:hAnsi="Calibri" w:cs="Calibri" w:hint="cs"/>
          <w:rtl/>
        </w:rPr>
        <w:t xml:space="preserve"> הר</w:t>
      </w:r>
      <w:r w:rsidR="000B7A1A">
        <w:rPr>
          <w:rFonts w:ascii="Calibri" w:hAnsi="Calibri" w:cs="Calibri" w:hint="cs"/>
          <w:rtl/>
        </w:rPr>
        <w:t>צנו בדיקות בגוגל על מנת למצוא מידע על המודל , י לא הכרנו אותו לפני. נתקלנו במאמר שנקרא</w:t>
      </w:r>
      <w:r w:rsidR="00CF2E89">
        <w:rPr>
          <w:rFonts w:ascii="Calibri" w:hAnsi="Calibri" w:cs="Calibri" w:hint="cs"/>
          <w:rtl/>
        </w:rPr>
        <w:t>:</w:t>
      </w:r>
    </w:p>
    <w:p w14:paraId="0B3D47EF" w14:textId="22DEFA56" w:rsidR="00183FB1" w:rsidRPr="003B0913" w:rsidRDefault="003B0913" w:rsidP="00CF2E89">
      <w:pPr>
        <w:jc w:val="center"/>
        <w:rPr>
          <w:rStyle w:val="Hyperlink"/>
          <w:rFonts w:ascii="Calibri" w:hAnsi="Calibri" w:cs="Calibri"/>
          <w:rtl/>
        </w:rPr>
      </w:pP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>HYPERLINK "https://medium.com/@enrico.randellini/image-classification-resnet-vs-efficientnet-vs-efficientnet-v2-vs-compact-convolutional-c205838bbf49"</w:instrText>
      </w:r>
      <w:r>
        <w:rPr>
          <w:rFonts w:ascii="Calibri" w:hAnsi="Calibri" w:cs="Calibri"/>
        </w:rPr>
      </w:r>
      <w:r>
        <w:rPr>
          <w:rFonts w:ascii="Calibri" w:hAnsi="Calibri" w:cs="Calibri"/>
        </w:rPr>
        <w:fldChar w:fldCharType="separate"/>
      </w:r>
      <w:r w:rsidR="00CF2E89" w:rsidRPr="003B0913">
        <w:rPr>
          <w:rStyle w:val="Hyperlink"/>
          <w:rFonts w:ascii="Calibri" w:hAnsi="Calibri" w:cs="Calibri"/>
        </w:rPr>
        <w:t>Image classification: ResNet vs EfficientNet vs Effici</w:t>
      </w:r>
      <w:bookmarkStart w:id="1" w:name="_Hlt163061063"/>
      <w:bookmarkStart w:id="2" w:name="_Hlt163061064"/>
      <w:r w:rsidR="00CF2E89" w:rsidRPr="003B0913">
        <w:rPr>
          <w:rStyle w:val="Hyperlink"/>
          <w:rFonts w:ascii="Calibri" w:hAnsi="Calibri" w:cs="Calibri"/>
        </w:rPr>
        <w:t>e</w:t>
      </w:r>
      <w:bookmarkEnd w:id="1"/>
      <w:bookmarkEnd w:id="2"/>
      <w:r w:rsidR="00CF2E89" w:rsidRPr="003B0913">
        <w:rPr>
          <w:rStyle w:val="Hyperlink"/>
          <w:rFonts w:ascii="Calibri" w:hAnsi="Calibri" w:cs="Calibri"/>
        </w:rPr>
        <w:t>ntNet_v2 vs Compact Convolutional Transformers"</w:t>
      </w:r>
      <w:r w:rsidR="00CF2E89" w:rsidRPr="003B0913">
        <w:rPr>
          <w:rStyle w:val="Hyperlink"/>
          <w:rFonts w:ascii="Calibri" w:hAnsi="Calibri" w:cs="Calibri" w:hint="cs"/>
          <w:rtl/>
        </w:rPr>
        <w:t>"</w:t>
      </w:r>
      <w:bookmarkStart w:id="3" w:name="_Hlt163061081"/>
      <w:bookmarkStart w:id="4" w:name="_Hlt163061082"/>
      <w:bookmarkEnd w:id="3"/>
      <w:bookmarkEnd w:id="4"/>
    </w:p>
    <w:p w14:paraId="121DF8D0" w14:textId="128A207C" w:rsidR="00E662DC" w:rsidRPr="009C2D57" w:rsidRDefault="003B0913" w:rsidP="00DB55AD">
      <w:pPr>
        <w:rPr>
          <w:rFonts w:ascii="Calibri" w:hAnsi="Calibri" w:cs="Calibri"/>
          <w:rtl/>
        </w:rPr>
      </w:pPr>
      <w:r>
        <w:rPr>
          <w:rFonts w:ascii="Calibri" w:hAnsi="Calibri" w:cs="Calibri"/>
        </w:rPr>
        <w:fldChar w:fldCharType="end"/>
      </w:r>
      <w:r w:rsidR="00E662DC" w:rsidRPr="009C2D57">
        <w:rPr>
          <w:rFonts w:ascii="Calibri" w:hAnsi="Calibri" w:cs="Calibri" w:hint="cs"/>
          <w:rtl/>
        </w:rPr>
        <w:t xml:space="preserve">במאמר </w:t>
      </w:r>
      <w:r w:rsidR="006C58E2" w:rsidRPr="009C2D57">
        <w:rPr>
          <w:rFonts w:ascii="Calibri" w:hAnsi="Calibri" w:cs="Calibri" w:hint="cs"/>
          <w:rtl/>
        </w:rPr>
        <w:t xml:space="preserve">מסבירים </w:t>
      </w:r>
      <w:r w:rsidR="00E662DC" w:rsidRPr="009C2D57">
        <w:rPr>
          <w:rFonts w:ascii="Calibri" w:hAnsi="Calibri" w:cs="Calibri" w:hint="cs"/>
          <w:rtl/>
        </w:rPr>
        <w:t xml:space="preserve"> על </w:t>
      </w:r>
      <w:r w:rsidR="006C58E2" w:rsidRPr="009C2D57">
        <w:rPr>
          <w:rFonts w:ascii="Calibri" w:hAnsi="Calibri" w:cs="Calibri" w:hint="cs"/>
          <w:rtl/>
        </w:rPr>
        <w:t>המודלים ו</w:t>
      </w:r>
      <w:r w:rsidR="00A32B43" w:rsidRPr="009C2D57">
        <w:rPr>
          <w:rFonts w:ascii="Calibri" w:hAnsi="Calibri" w:cs="Calibri" w:hint="cs"/>
          <w:rtl/>
        </w:rPr>
        <w:t>על ההבדלים בניהם</w:t>
      </w:r>
      <w:r w:rsidR="00E662DC" w:rsidRPr="009C2D57">
        <w:rPr>
          <w:rFonts w:ascii="Calibri" w:hAnsi="Calibri" w:cs="Calibri" w:hint="cs"/>
          <w:rtl/>
        </w:rPr>
        <w:t xml:space="preserve">, </w:t>
      </w:r>
      <w:r w:rsidR="00A527CB" w:rsidRPr="009C2D57">
        <w:rPr>
          <w:rFonts w:ascii="Calibri" w:hAnsi="Calibri" w:cs="Calibri" w:hint="cs"/>
          <w:rtl/>
        </w:rPr>
        <w:t xml:space="preserve">בהמשך </w:t>
      </w:r>
      <w:r w:rsidR="00500DAB" w:rsidRPr="009C2D57">
        <w:rPr>
          <w:rFonts w:ascii="Calibri" w:hAnsi="Calibri" w:cs="Calibri" w:hint="cs"/>
          <w:rtl/>
        </w:rPr>
        <w:t xml:space="preserve">להפתעתנו </w:t>
      </w:r>
      <w:r w:rsidR="00A527CB" w:rsidRPr="009C2D57">
        <w:rPr>
          <w:rFonts w:ascii="Calibri" w:hAnsi="Calibri" w:cs="Calibri" w:hint="cs"/>
          <w:rtl/>
        </w:rPr>
        <w:t xml:space="preserve">גילנו שהמאמר </w:t>
      </w:r>
      <w:r w:rsidR="004C7DC8" w:rsidRPr="009C2D57">
        <w:rPr>
          <w:rFonts w:ascii="Calibri" w:hAnsi="Calibri" w:cs="Calibri" w:hint="cs"/>
          <w:rtl/>
        </w:rPr>
        <w:t>לצורך השוואה בין המודלים מש</w:t>
      </w:r>
      <w:r w:rsidR="00500DAB" w:rsidRPr="009C2D57">
        <w:rPr>
          <w:rFonts w:ascii="Calibri" w:hAnsi="Calibri" w:cs="Calibri" w:hint="cs"/>
          <w:rtl/>
        </w:rPr>
        <w:t>תמש באותה דאטה סט שיש לנו ובאותה שאלת מחקר</w:t>
      </w:r>
      <w:r w:rsidR="00367400" w:rsidRPr="009C2D57">
        <w:rPr>
          <w:rFonts w:ascii="Calibri" w:hAnsi="Calibri" w:cs="Calibri" w:hint="cs"/>
          <w:rtl/>
        </w:rPr>
        <w:t xml:space="preserve">. </w:t>
      </w:r>
      <w:r w:rsidR="00391F5B">
        <w:rPr>
          <w:rFonts w:ascii="Calibri" w:hAnsi="Calibri" w:cs="Calibri" w:hint="cs"/>
          <w:rtl/>
        </w:rPr>
        <w:t xml:space="preserve">נעזרנו במאמר </w:t>
      </w:r>
      <w:r w:rsidR="00AC7165">
        <w:rPr>
          <w:rFonts w:ascii="Calibri" w:hAnsi="Calibri" w:cs="Calibri" w:hint="cs"/>
          <w:rtl/>
        </w:rPr>
        <w:t xml:space="preserve">לטובת קבלת רעיונות </w:t>
      </w:r>
      <w:r w:rsidR="003D2DE1">
        <w:rPr>
          <w:rFonts w:ascii="Calibri" w:hAnsi="Calibri" w:cs="Calibri" w:hint="cs"/>
          <w:rtl/>
        </w:rPr>
        <w:t xml:space="preserve">וכיוני חקירה </w:t>
      </w:r>
      <w:r w:rsidR="00AC7165">
        <w:rPr>
          <w:rFonts w:ascii="Calibri" w:hAnsi="Calibri" w:cs="Calibri" w:hint="cs"/>
          <w:rtl/>
        </w:rPr>
        <w:t>איך לעבוד עם הדאטה סט שלנו</w:t>
      </w:r>
      <w:r w:rsidR="003D2DE1">
        <w:rPr>
          <w:rFonts w:ascii="Calibri" w:hAnsi="Calibri" w:cs="Calibri" w:hint="cs"/>
          <w:rtl/>
        </w:rPr>
        <w:t>.</w:t>
      </w:r>
      <w:r w:rsidR="005200CA">
        <w:rPr>
          <w:rFonts w:ascii="Calibri" w:hAnsi="Calibri" w:cs="Calibri"/>
          <w:rtl/>
        </w:rPr>
        <w:br/>
      </w:r>
      <w:r w:rsidR="005200CA">
        <w:rPr>
          <w:rFonts w:ascii="Calibri" w:hAnsi="Calibri" w:cs="Calibri" w:hint="cs"/>
          <w:rtl/>
        </w:rPr>
        <w:t xml:space="preserve">כאשר החלטנו לחולל תמונות בעזרת </w:t>
      </w:r>
      <w:r w:rsidR="007A1008" w:rsidRPr="007A1008">
        <w:rPr>
          <w:rFonts w:ascii="Calibri" w:hAnsi="Calibri" w:cs="Calibri"/>
        </w:rPr>
        <w:t>Data augmentation</w:t>
      </w:r>
      <w:r w:rsidR="007A1008">
        <w:rPr>
          <w:rFonts w:ascii="Calibri" w:hAnsi="Calibri" w:cs="Calibri" w:hint="cs"/>
          <w:rtl/>
        </w:rPr>
        <w:t xml:space="preserve"> נעזרנו </w:t>
      </w:r>
      <w:r w:rsidR="0000579A">
        <w:rPr>
          <w:rFonts w:ascii="Calibri" w:hAnsi="Calibri" w:cs="Calibri" w:hint="cs"/>
          <w:rtl/>
        </w:rPr>
        <w:t>ב</w:t>
      </w:r>
      <w:r w:rsidR="007A1008">
        <w:rPr>
          <w:rFonts w:ascii="Calibri" w:hAnsi="Calibri" w:cs="Calibri" w:hint="cs"/>
          <w:rtl/>
        </w:rPr>
        <w:t xml:space="preserve">פרמטרים </w:t>
      </w:r>
      <w:r w:rsidR="0000579A">
        <w:rPr>
          <w:rFonts w:ascii="Calibri" w:hAnsi="Calibri" w:cs="Calibri" w:hint="cs"/>
          <w:rtl/>
        </w:rPr>
        <w:t>של המאמר ו</w:t>
      </w:r>
      <w:r w:rsidR="00D36035">
        <w:rPr>
          <w:rFonts w:ascii="Calibri" w:hAnsi="Calibri" w:cs="Calibri" w:hint="cs"/>
          <w:rtl/>
        </w:rPr>
        <w:t xml:space="preserve">על מנת לא לפגוע באיכות התמונה יותר מידי, </w:t>
      </w:r>
      <w:r w:rsidR="00F44C8A">
        <w:rPr>
          <w:rFonts w:ascii="Calibri" w:hAnsi="Calibri" w:cs="Calibri" w:hint="cs"/>
          <w:rtl/>
        </w:rPr>
        <w:t xml:space="preserve">מה </w:t>
      </w:r>
      <w:r w:rsidR="00EE4866">
        <w:rPr>
          <w:rFonts w:ascii="Calibri" w:hAnsi="Calibri" w:cs="Calibri" w:hint="cs"/>
          <w:rtl/>
        </w:rPr>
        <w:t>שעזר</w:t>
      </w:r>
      <w:r w:rsidR="00F44C8A">
        <w:rPr>
          <w:rFonts w:ascii="Calibri" w:hAnsi="Calibri" w:cs="Calibri" w:hint="cs"/>
          <w:rtl/>
        </w:rPr>
        <w:t xml:space="preserve"> לנו להתמודד עם האתגר השלישי</w:t>
      </w:r>
      <w:r w:rsidR="002F3FC1">
        <w:rPr>
          <w:rFonts w:ascii="Calibri" w:hAnsi="Calibri" w:cs="Calibri" w:hint="cs"/>
          <w:rtl/>
        </w:rPr>
        <w:t>.</w:t>
      </w:r>
    </w:p>
    <w:p w14:paraId="002FA07B" w14:textId="77777777" w:rsidR="002030C1" w:rsidRPr="007A1008" w:rsidRDefault="002030C1" w:rsidP="00DB55AD">
      <w:pPr>
        <w:rPr>
          <w:rFonts w:ascii="Calibri" w:hAnsi="Calibri" w:cs="Calibri"/>
          <w:rtl/>
        </w:rPr>
      </w:pPr>
    </w:p>
    <w:p w14:paraId="7FF08032" w14:textId="77777777" w:rsidR="00D8512F" w:rsidRPr="00CF778A" w:rsidRDefault="00D8512F" w:rsidP="00C957BF">
      <w:pPr>
        <w:pStyle w:val="ListParagraph"/>
        <w:ind w:left="360"/>
        <w:rPr>
          <w:rFonts w:ascii="Calibri" w:hAnsi="Calibri" w:cs="Calibri"/>
          <w:rtl/>
        </w:rPr>
      </w:pPr>
    </w:p>
    <w:p w14:paraId="3E431308" w14:textId="77777777" w:rsidR="00B41416" w:rsidRDefault="00B41416" w:rsidP="00C957BF">
      <w:pPr>
        <w:pStyle w:val="ListParagraph"/>
        <w:ind w:left="360"/>
        <w:rPr>
          <w:rFonts w:ascii="Calibri" w:hAnsi="Calibri" w:cs="Calibri"/>
          <w:rtl/>
        </w:rPr>
      </w:pPr>
    </w:p>
    <w:p w14:paraId="179D7081" w14:textId="77777777" w:rsidR="00B41416" w:rsidRDefault="00B41416" w:rsidP="00C957BF">
      <w:pPr>
        <w:pStyle w:val="ListParagraph"/>
        <w:ind w:left="360"/>
        <w:rPr>
          <w:rFonts w:ascii="Calibri" w:hAnsi="Calibri" w:cs="Calibri"/>
          <w:rtl/>
        </w:rPr>
      </w:pPr>
    </w:p>
    <w:p w14:paraId="0EE60003" w14:textId="77777777" w:rsidR="00B41416" w:rsidRDefault="00B41416" w:rsidP="00C957BF">
      <w:pPr>
        <w:pStyle w:val="ListParagraph"/>
        <w:ind w:left="360"/>
        <w:rPr>
          <w:rFonts w:ascii="Calibri" w:hAnsi="Calibri" w:cs="Calibri"/>
          <w:rtl/>
        </w:rPr>
      </w:pPr>
    </w:p>
    <w:p w14:paraId="63097B82" w14:textId="77777777" w:rsidR="00B41416" w:rsidRDefault="00B41416" w:rsidP="00C957BF">
      <w:pPr>
        <w:pStyle w:val="ListParagraph"/>
        <w:ind w:left="360"/>
        <w:rPr>
          <w:rFonts w:ascii="Calibri" w:hAnsi="Calibri" w:cs="Calibri"/>
          <w:rtl/>
        </w:rPr>
      </w:pPr>
    </w:p>
    <w:p w14:paraId="4F2A729B" w14:textId="77777777" w:rsidR="00B41416" w:rsidRDefault="00B41416" w:rsidP="00C957BF">
      <w:pPr>
        <w:pStyle w:val="ListParagraph"/>
        <w:ind w:left="360"/>
        <w:rPr>
          <w:rFonts w:ascii="Calibri" w:hAnsi="Calibri" w:cs="Calibri"/>
          <w:rtl/>
        </w:rPr>
      </w:pPr>
    </w:p>
    <w:p w14:paraId="6149AAF4" w14:textId="01162AC3" w:rsidR="00B41416" w:rsidRDefault="00B41416" w:rsidP="00C957BF">
      <w:pPr>
        <w:pStyle w:val="ListParagraph"/>
        <w:ind w:left="360"/>
        <w:rPr>
          <w:rFonts w:ascii="Calibri" w:hAnsi="Calibri" w:cs="Calibri"/>
          <w:rtl/>
        </w:rPr>
      </w:pPr>
    </w:p>
    <w:p w14:paraId="4A733476" w14:textId="77777777" w:rsidR="00052462" w:rsidRDefault="00052462">
      <w:pPr>
        <w:bidi w:val="0"/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br w:type="page"/>
      </w:r>
    </w:p>
    <w:p w14:paraId="0164DC5B" w14:textId="2EB20788" w:rsidR="005C246E" w:rsidRPr="008928BD" w:rsidRDefault="007B4059" w:rsidP="008928BD">
      <w:pPr>
        <w:pStyle w:val="Heading2"/>
        <w:rPr>
          <w:rFonts w:ascii="Calibri" w:hAnsi="Calibri" w:cs="Calibri"/>
          <w:rtl/>
        </w:rPr>
      </w:pPr>
      <w:r w:rsidRPr="00017D1D">
        <w:rPr>
          <w:rFonts w:ascii="Calibri" w:hAnsi="Calibri" w:cs="Calibri" w:hint="cs"/>
          <w:rtl/>
        </w:rPr>
        <w:t>הסבר על המודלים שהשתמשנו</w:t>
      </w:r>
    </w:p>
    <w:p w14:paraId="74492FE3" w14:textId="0A27434E" w:rsidR="005C246E" w:rsidRDefault="005C246E" w:rsidP="005C246E">
      <w:pPr>
        <w:jc w:val="center"/>
        <w:rPr>
          <w:rFonts w:cs="Arial"/>
          <w:rtl/>
        </w:rPr>
      </w:pPr>
      <w:r w:rsidRPr="005C246E">
        <w:rPr>
          <w:b/>
          <w:bCs/>
        </w:rPr>
        <w:t>EfficientNetB3</w:t>
      </w:r>
    </w:p>
    <w:p w14:paraId="7A43B59F" w14:textId="5D25867D" w:rsidR="00A12247" w:rsidRDefault="001B2B14" w:rsidP="00032E57">
      <w:pPr>
        <w:rPr>
          <w:rFonts w:ascii="Calibri" w:hAnsi="Calibri" w:cs="Calibri"/>
          <w:rtl/>
        </w:rPr>
      </w:pPr>
      <w:r w:rsidRPr="0021253D">
        <w:rPr>
          <w:rFonts w:ascii="Calibri" w:hAnsi="Calibri" w:cs="Calibri" w:hint="cs"/>
          <w:rtl/>
        </w:rPr>
        <w:t>מודל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שפותח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על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ידי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חוקרים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בגוגל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בשנת</w:t>
      </w:r>
      <w:r w:rsidRPr="0021253D">
        <w:rPr>
          <w:rFonts w:ascii="Calibri" w:hAnsi="Calibri" w:cs="Calibri"/>
          <w:rtl/>
        </w:rPr>
        <w:t xml:space="preserve"> 2019. </w:t>
      </w:r>
      <w:r w:rsidRPr="0021253D">
        <w:rPr>
          <w:rFonts w:ascii="Calibri" w:hAnsi="Calibri" w:cs="Calibri" w:hint="cs"/>
          <w:rtl/>
        </w:rPr>
        <w:t>הוא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מורכב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מ</w:t>
      </w:r>
      <w:r w:rsidRPr="0021253D">
        <w:rPr>
          <w:rFonts w:ascii="Calibri" w:hAnsi="Calibri" w:cs="Calibri"/>
          <w:rtl/>
        </w:rPr>
        <w:t xml:space="preserve">-12 </w:t>
      </w:r>
      <w:r w:rsidRPr="0021253D">
        <w:rPr>
          <w:rFonts w:ascii="Calibri" w:hAnsi="Calibri" w:cs="Calibri" w:hint="cs"/>
          <w:rtl/>
        </w:rPr>
        <w:t>שכבות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שונות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של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מסננים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וחיבורים</w:t>
      </w:r>
      <w:r w:rsidRPr="0021253D">
        <w:rPr>
          <w:rFonts w:ascii="Calibri" w:hAnsi="Calibri" w:cs="Calibri"/>
          <w:rtl/>
        </w:rPr>
        <w:t>,</w:t>
      </w:r>
      <w:r w:rsidR="0021253D" w:rsidRPr="0021253D">
        <w:rPr>
          <w:rFonts w:ascii="Calibri" w:hAnsi="Calibri" w:cs="Calibri"/>
          <w:rtl/>
        </w:rPr>
        <w:t xml:space="preserve"> , </w:t>
      </w:r>
      <w:r w:rsidR="0021253D" w:rsidRPr="0021253D">
        <w:rPr>
          <w:rFonts w:ascii="Calibri" w:hAnsi="Calibri" w:cs="Calibri" w:hint="cs"/>
          <w:rtl/>
        </w:rPr>
        <w:t>שכבות</w:t>
      </w:r>
      <w:r w:rsidR="0021253D" w:rsidRPr="0021253D">
        <w:rPr>
          <w:rFonts w:ascii="Calibri" w:hAnsi="Calibri" w:cs="Calibri"/>
          <w:rtl/>
        </w:rPr>
        <w:t xml:space="preserve"> </w:t>
      </w:r>
      <w:r w:rsidR="0021253D" w:rsidRPr="0021253D">
        <w:rPr>
          <w:rFonts w:ascii="Calibri" w:hAnsi="Calibri" w:cs="Calibri" w:hint="cs"/>
          <w:rtl/>
        </w:rPr>
        <w:t>נורמליזציה</w:t>
      </w:r>
      <w:r w:rsidR="0021253D" w:rsidRPr="0021253D">
        <w:rPr>
          <w:rFonts w:ascii="Calibri" w:hAnsi="Calibri" w:cs="Calibri"/>
          <w:rtl/>
        </w:rPr>
        <w:t xml:space="preserve"> </w:t>
      </w:r>
      <w:r w:rsidR="0021253D" w:rsidRPr="0021253D">
        <w:rPr>
          <w:rFonts w:ascii="Calibri" w:hAnsi="Calibri" w:cs="Calibri" w:hint="cs"/>
          <w:rtl/>
        </w:rPr>
        <w:t>ופעולות</w:t>
      </w:r>
      <w:r w:rsidR="0021253D" w:rsidRPr="0021253D">
        <w:rPr>
          <w:rFonts w:ascii="Calibri" w:hAnsi="Calibri" w:cs="Calibri"/>
          <w:rtl/>
        </w:rPr>
        <w:t xml:space="preserve"> </w:t>
      </w:r>
      <w:r w:rsidR="0021253D" w:rsidRPr="0021253D">
        <w:rPr>
          <w:rFonts w:ascii="Calibri" w:hAnsi="Calibri" w:cs="Calibri" w:hint="cs"/>
          <w:rtl/>
        </w:rPr>
        <w:t>לא</w:t>
      </w:r>
      <w:r w:rsidR="0021253D" w:rsidRPr="0021253D">
        <w:rPr>
          <w:rFonts w:ascii="Calibri" w:hAnsi="Calibri" w:cs="Calibri"/>
          <w:rtl/>
        </w:rPr>
        <w:t xml:space="preserve"> </w:t>
      </w:r>
      <w:r w:rsidR="0021253D" w:rsidRPr="0021253D">
        <w:rPr>
          <w:rFonts w:ascii="Calibri" w:hAnsi="Calibri" w:cs="Calibri" w:hint="cs"/>
          <w:rtl/>
        </w:rPr>
        <w:t>לינאריות.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שתוכננו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באופן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יעיל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במיוחד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כדי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לשפר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את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הביצועים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תוך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צמצום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העומס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החישובי</w:t>
      </w:r>
      <w:r w:rsidRPr="0021253D">
        <w:rPr>
          <w:rFonts w:ascii="Calibri" w:hAnsi="Calibri" w:cs="Calibri"/>
          <w:rtl/>
        </w:rPr>
        <w:t xml:space="preserve">. </w:t>
      </w:r>
      <w:r w:rsidR="00385119" w:rsidRPr="0021253D">
        <w:rPr>
          <w:rFonts w:ascii="Calibri" w:hAnsi="Calibri" w:cs="Calibri" w:hint="cs"/>
          <w:rtl/>
        </w:rPr>
        <w:t xml:space="preserve"> </w:t>
      </w:r>
      <w:r w:rsidR="00385119" w:rsidRPr="0021253D">
        <w:rPr>
          <w:rFonts w:ascii="Calibri" w:hAnsi="Calibri" w:cs="Calibri"/>
          <w:rtl/>
        </w:rPr>
        <w:br/>
      </w:r>
      <w:r w:rsidRPr="0021253D">
        <w:rPr>
          <w:rFonts w:ascii="Calibri" w:hAnsi="Calibri" w:cs="Calibri" w:hint="cs"/>
          <w:rtl/>
        </w:rPr>
        <w:t>מודל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זה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טוב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במיוחד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לזיהוי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ולסיווג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תמונות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במגוון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רחב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של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מטלות</w:t>
      </w:r>
      <w:r w:rsidRPr="0021253D">
        <w:rPr>
          <w:rFonts w:ascii="Calibri" w:hAnsi="Calibri" w:cs="Calibri"/>
          <w:rtl/>
        </w:rPr>
        <w:t xml:space="preserve">, </w:t>
      </w:r>
      <w:r w:rsidRPr="0021253D">
        <w:rPr>
          <w:rFonts w:ascii="Calibri" w:hAnsi="Calibri" w:cs="Calibri" w:hint="cs"/>
          <w:rtl/>
        </w:rPr>
        <w:t>כולל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זיהוי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פנים</w:t>
      </w:r>
      <w:r w:rsidRPr="0021253D">
        <w:rPr>
          <w:rFonts w:ascii="Calibri" w:hAnsi="Calibri" w:cs="Calibri"/>
          <w:rtl/>
        </w:rPr>
        <w:t xml:space="preserve">, </w:t>
      </w:r>
      <w:r w:rsidRPr="0021253D">
        <w:rPr>
          <w:rFonts w:ascii="Calibri" w:hAnsi="Calibri" w:cs="Calibri" w:hint="cs"/>
          <w:rtl/>
        </w:rPr>
        <w:t>זיהוי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תנועה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וזיהוי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חפצים</w:t>
      </w:r>
      <w:r w:rsidR="00930DA6" w:rsidRPr="0021253D">
        <w:rPr>
          <w:rFonts w:ascii="Calibri" w:hAnsi="Calibri" w:cs="Calibri" w:hint="cs"/>
          <w:rtl/>
        </w:rPr>
        <w:t xml:space="preserve"> או במקרה שלנו </w:t>
      </w:r>
      <w:r w:rsidR="00930DA6" w:rsidRPr="0021253D">
        <w:rPr>
          <w:rFonts w:ascii="Calibri" w:hAnsi="Calibri" w:cs="Calibri"/>
        </w:rPr>
        <w:t>MRI</w:t>
      </w:r>
      <w:r w:rsidR="00930DA6" w:rsidRPr="0021253D">
        <w:rPr>
          <w:rFonts w:ascii="Calibri" w:hAnsi="Calibri" w:cs="Calibri" w:hint="cs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.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הארכיטקטורה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החדשנית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שלו</w:t>
      </w:r>
      <w:r w:rsidRPr="0021253D">
        <w:rPr>
          <w:rFonts w:ascii="Calibri" w:hAnsi="Calibri" w:cs="Calibri"/>
          <w:rtl/>
        </w:rPr>
        <w:t xml:space="preserve">, </w:t>
      </w:r>
      <w:r w:rsidRPr="0021253D">
        <w:rPr>
          <w:rFonts w:ascii="Calibri" w:hAnsi="Calibri" w:cs="Calibri" w:hint="cs"/>
          <w:rtl/>
        </w:rPr>
        <w:t>המשלבת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טכניקות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כגון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מנגנון</w:t>
      </w:r>
      <w:r w:rsidRPr="0021253D">
        <w:rPr>
          <w:rFonts w:ascii="Calibri" w:hAnsi="Calibri" w:cs="Calibri"/>
          <w:rtl/>
        </w:rPr>
        <w:t xml:space="preserve"> "</w:t>
      </w:r>
      <w:r w:rsidRPr="0021253D">
        <w:rPr>
          <w:rFonts w:ascii="Calibri" w:hAnsi="Calibri" w:cs="Calibri" w:hint="cs"/>
          <w:rtl/>
        </w:rPr>
        <w:t>מסלול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מדורג</w:t>
      </w:r>
      <w:r w:rsidRPr="0021253D">
        <w:rPr>
          <w:rFonts w:ascii="Calibri" w:hAnsi="Calibri" w:cs="Calibri"/>
          <w:rtl/>
        </w:rPr>
        <w:t>"</w:t>
      </w:r>
      <w:r w:rsidR="00032E57" w:rsidRPr="0021253D">
        <w:rPr>
          <w:rFonts w:ascii="Calibri" w:hAnsi="Calibri" w:cs="Calibri" w:hint="cs"/>
          <w:rtl/>
        </w:rPr>
        <w:t xml:space="preserve"> מאפשר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לשלב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באופן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יעיל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מסננים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מרובים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בגדלים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שונים</w:t>
      </w:r>
      <w:r w:rsidR="00032E57" w:rsidRPr="0021253D">
        <w:rPr>
          <w:rFonts w:ascii="Calibri" w:hAnsi="Calibri" w:cs="Calibri"/>
          <w:rtl/>
        </w:rPr>
        <w:t xml:space="preserve">, </w:t>
      </w:r>
      <w:r w:rsidR="00032E57" w:rsidRPr="0021253D">
        <w:rPr>
          <w:rFonts w:ascii="Calibri" w:hAnsi="Calibri" w:cs="Calibri" w:hint="cs"/>
          <w:rtl/>
        </w:rPr>
        <w:t>כך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שהמודל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יכול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לתפוס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תבניות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ברזולוציות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שונות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של</w:t>
      </w:r>
      <w:r w:rsidR="00032E57" w:rsidRPr="0021253D">
        <w:rPr>
          <w:rFonts w:ascii="Calibri" w:hAnsi="Calibri" w:cs="Calibri"/>
          <w:rtl/>
        </w:rPr>
        <w:t xml:space="preserve"> </w:t>
      </w:r>
      <w:r w:rsidR="00032E57" w:rsidRPr="0021253D">
        <w:rPr>
          <w:rFonts w:ascii="Calibri" w:hAnsi="Calibri" w:cs="Calibri" w:hint="cs"/>
          <w:rtl/>
        </w:rPr>
        <w:t>התמונה</w:t>
      </w:r>
      <w:r w:rsidR="00032E57" w:rsidRPr="0021253D">
        <w:rPr>
          <w:rFonts w:ascii="Calibri" w:hAnsi="Calibri" w:cs="Calibri"/>
          <w:rtl/>
        </w:rPr>
        <w:t>.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היתרון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המרכזי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של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/>
        </w:rPr>
        <w:t>EfficientNetB3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הוא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היכולת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שלו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לשלב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ביצועים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גבוהים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עם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יעילות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חישובית</w:t>
      </w:r>
      <w:r w:rsidRPr="0021253D">
        <w:rPr>
          <w:rFonts w:ascii="Calibri" w:hAnsi="Calibri" w:cs="Calibri"/>
          <w:rtl/>
        </w:rPr>
        <w:t xml:space="preserve">, </w:t>
      </w:r>
      <w:r w:rsidRPr="0021253D">
        <w:rPr>
          <w:rFonts w:ascii="Calibri" w:hAnsi="Calibri" w:cs="Calibri" w:hint="cs"/>
          <w:rtl/>
        </w:rPr>
        <w:t>דבר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שהופך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אותו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לפופולרי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בהרבה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יישומים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המצריכים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זיהוי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תמונות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בזמן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אמת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על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מכשירים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ניידים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או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מוגבלי</w:t>
      </w:r>
      <w:r w:rsidRPr="0021253D">
        <w:rPr>
          <w:rFonts w:ascii="Calibri" w:hAnsi="Calibri" w:cs="Calibri"/>
          <w:rtl/>
        </w:rPr>
        <w:t xml:space="preserve"> </w:t>
      </w:r>
      <w:r w:rsidRPr="0021253D">
        <w:rPr>
          <w:rFonts w:ascii="Calibri" w:hAnsi="Calibri" w:cs="Calibri" w:hint="cs"/>
          <w:rtl/>
        </w:rPr>
        <w:t>משאבים</w:t>
      </w:r>
      <w:r w:rsidR="002B4972" w:rsidRPr="0021253D">
        <w:rPr>
          <w:rFonts w:ascii="Calibri" w:hAnsi="Calibri" w:cs="Calibri" w:hint="cs"/>
          <w:rtl/>
        </w:rPr>
        <w:t xml:space="preserve">. </w:t>
      </w:r>
      <w:r w:rsidR="00A12247" w:rsidRPr="0021253D">
        <w:rPr>
          <w:rFonts w:ascii="Calibri" w:hAnsi="Calibri" w:cs="Calibri" w:hint="cs"/>
          <w:rtl/>
        </w:rPr>
        <w:t>אחד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החסרונות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של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המודל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הוא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שהוא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דורש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כמות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גדולה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של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נתונים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לאימון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יעיל</w:t>
      </w:r>
      <w:r w:rsidR="00A12247" w:rsidRPr="0021253D">
        <w:rPr>
          <w:rFonts w:ascii="Calibri" w:hAnsi="Calibri" w:cs="Calibri"/>
          <w:rtl/>
        </w:rPr>
        <w:t xml:space="preserve">, </w:t>
      </w:r>
      <w:r w:rsidR="00A12247" w:rsidRPr="0021253D">
        <w:rPr>
          <w:rFonts w:ascii="Calibri" w:hAnsi="Calibri" w:cs="Calibri" w:hint="cs"/>
          <w:rtl/>
        </w:rPr>
        <w:t>ועלול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להתקשות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כאשר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כמות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הנתונים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קטנה</w:t>
      </w:r>
      <w:r w:rsidR="00A12247" w:rsidRPr="0021253D">
        <w:rPr>
          <w:rFonts w:ascii="Calibri" w:hAnsi="Calibri" w:cs="Calibri"/>
          <w:rtl/>
        </w:rPr>
        <w:t xml:space="preserve">. </w:t>
      </w:r>
      <w:r w:rsidR="00A12247" w:rsidRPr="0021253D">
        <w:rPr>
          <w:rFonts w:ascii="Calibri" w:hAnsi="Calibri" w:cs="Calibri" w:hint="cs"/>
          <w:rtl/>
        </w:rPr>
        <w:t>לרוב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הוא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מתאים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יותר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לקבוצות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נתונים</w:t>
      </w:r>
      <w:r w:rsidR="00A12247" w:rsidRPr="0021253D">
        <w:rPr>
          <w:rFonts w:ascii="Calibri" w:hAnsi="Calibri" w:cs="Calibri"/>
          <w:rtl/>
        </w:rPr>
        <w:t xml:space="preserve"> </w:t>
      </w:r>
      <w:r w:rsidR="00A12247" w:rsidRPr="0021253D">
        <w:rPr>
          <w:rFonts w:ascii="Calibri" w:hAnsi="Calibri" w:cs="Calibri" w:hint="cs"/>
          <w:rtl/>
        </w:rPr>
        <w:t>גדולות</w:t>
      </w:r>
      <w:r w:rsidR="00A12247" w:rsidRPr="0021253D">
        <w:rPr>
          <w:rFonts w:ascii="Calibri" w:hAnsi="Calibri" w:cs="Calibri"/>
          <w:rtl/>
        </w:rPr>
        <w:t>.</w:t>
      </w:r>
    </w:p>
    <w:p w14:paraId="3E7DD790" w14:textId="4D1EF2EF" w:rsidR="0021253D" w:rsidRPr="0021253D" w:rsidRDefault="00D83F84" w:rsidP="00032E57">
      <w:pPr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58279" behindDoc="1" locked="0" layoutInCell="1" allowOverlap="1" wp14:anchorId="75E02B59" wp14:editId="54657F2C">
            <wp:simplePos x="0" y="0"/>
            <wp:positionH relativeFrom="column">
              <wp:posOffset>-264639</wp:posOffset>
            </wp:positionH>
            <wp:positionV relativeFrom="paragraph">
              <wp:posOffset>269957</wp:posOffset>
            </wp:positionV>
            <wp:extent cx="3557270" cy="2432685"/>
            <wp:effectExtent l="0" t="0" r="5080" b="5715"/>
            <wp:wrapTight wrapText="bothSides">
              <wp:wrapPolygon edited="0">
                <wp:start x="0" y="0"/>
                <wp:lineTo x="0" y="21482"/>
                <wp:lineTo x="21515" y="21482"/>
                <wp:lineTo x="21515" y="0"/>
                <wp:lineTo x="0" y="0"/>
              </wp:wrapPolygon>
            </wp:wrapTight>
            <wp:docPr id="1486538517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38517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BC1">
        <w:rPr>
          <w:rFonts w:ascii="Calibri" w:hAnsi="Calibri" w:cs="Arial"/>
          <w:noProof/>
          <w:rtl/>
        </w:rPr>
        <w:drawing>
          <wp:anchor distT="0" distB="0" distL="114300" distR="114300" simplePos="0" relativeHeight="251658278" behindDoc="1" locked="0" layoutInCell="1" allowOverlap="1" wp14:anchorId="1D67E2B7" wp14:editId="7F13731A">
            <wp:simplePos x="0" y="0"/>
            <wp:positionH relativeFrom="column">
              <wp:posOffset>3382756</wp:posOffset>
            </wp:positionH>
            <wp:positionV relativeFrom="paragraph">
              <wp:posOffset>258362</wp:posOffset>
            </wp:positionV>
            <wp:extent cx="3536950" cy="2706370"/>
            <wp:effectExtent l="0" t="0" r="6350" b="0"/>
            <wp:wrapTight wrapText="bothSides">
              <wp:wrapPolygon edited="0">
                <wp:start x="0" y="0"/>
                <wp:lineTo x="0" y="21438"/>
                <wp:lineTo x="21522" y="21438"/>
                <wp:lineTo x="21522" y="0"/>
                <wp:lineTo x="0" y="0"/>
              </wp:wrapPolygon>
            </wp:wrapTight>
            <wp:docPr id="73851057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1057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 w:hint="cs"/>
          <w:rtl/>
        </w:rPr>
        <w:t>חלק ממבנה הארכיטקטורה של המודל</w:t>
      </w:r>
    </w:p>
    <w:p w14:paraId="690ECE71" w14:textId="77777777" w:rsidR="008D57EF" w:rsidRDefault="008D57EF" w:rsidP="00C619F2">
      <w:pPr>
        <w:jc w:val="center"/>
        <w:rPr>
          <w:rFonts w:ascii="Calibri" w:hAnsi="Calibri" w:cs="Calibri"/>
        </w:rPr>
      </w:pPr>
    </w:p>
    <w:p w14:paraId="7EE7912B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1A8A714D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6A0DED6F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3954ED2D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607B11DD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18E76C9E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5D7EE7BB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7E349514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614C6D35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2F3A3BDD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60DF9635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13C0073F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3CB605B7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393E0788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5BC0656F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49214445" w14:textId="77777777" w:rsidR="009943B5" w:rsidRDefault="009943B5" w:rsidP="00C619F2">
      <w:pPr>
        <w:jc w:val="center"/>
        <w:rPr>
          <w:rFonts w:ascii="Calibri" w:hAnsi="Calibri" w:cs="Calibri"/>
          <w:rtl/>
        </w:rPr>
      </w:pPr>
    </w:p>
    <w:p w14:paraId="058D70EF" w14:textId="7F0049EF" w:rsidR="003D3122" w:rsidRPr="00C619F2" w:rsidRDefault="007A1039" w:rsidP="007A1039">
      <w:pPr>
        <w:jc w:val="center"/>
        <w:rPr>
          <w:rFonts w:cs="Calibri"/>
          <w:b/>
          <w:bCs/>
          <w:rtl/>
        </w:rPr>
      </w:pPr>
      <w:r w:rsidRPr="00C619F2">
        <w:rPr>
          <w:rFonts w:cs="Calibri"/>
          <w:b/>
          <w:bCs/>
        </w:rPr>
        <w:t>MobileNet</w:t>
      </w:r>
    </w:p>
    <w:p w14:paraId="5ECCD2B9" w14:textId="53743C8A" w:rsidR="00C619F2" w:rsidRPr="00C619F2" w:rsidRDefault="00C619F2" w:rsidP="00BC42A7">
      <w:pPr>
        <w:rPr>
          <w:rFonts w:ascii="Calibri" w:hAnsi="Calibri" w:cs="Calibri"/>
          <w:rtl/>
        </w:rPr>
      </w:pP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בניגוד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למודלים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הכבדים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יותר</w:t>
      </w:r>
      <w:r w:rsidRPr="00C619F2">
        <w:rPr>
          <w:rFonts w:ascii="Calibri" w:hAnsi="Calibri" w:cs="Calibri"/>
          <w:rtl/>
        </w:rPr>
        <w:t xml:space="preserve">, </w:t>
      </w:r>
      <w:r w:rsidRPr="00C619F2">
        <w:rPr>
          <w:rFonts w:ascii="Calibri" w:hAnsi="Calibri" w:cs="Calibri" w:hint="cs"/>
          <w:rtl/>
        </w:rPr>
        <w:t>כמו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/>
        </w:rPr>
        <w:t>VGG16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או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/>
        </w:rPr>
        <w:t>EfficientNetB3</w:t>
      </w:r>
      <w:r>
        <w:rPr>
          <w:rFonts w:ascii="Calibri" w:hAnsi="Calibri" w:cs="Calibri" w:hint="cs"/>
          <w:rtl/>
        </w:rPr>
        <w:t xml:space="preserve">. </w:t>
      </w:r>
      <w:r w:rsidRPr="00C619F2">
        <w:rPr>
          <w:rFonts w:ascii="Calibri" w:hAnsi="Calibri" w:cs="Calibri" w:hint="cs"/>
          <w:rtl/>
        </w:rPr>
        <w:t>הוא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מתמקד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בספקטור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היעילות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והמהירות</w:t>
      </w:r>
      <w:r w:rsidRPr="00C619F2">
        <w:rPr>
          <w:rFonts w:ascii="Calibri" w:hAnsi="Calibri" w:cs="Calibri"/>
          <w:rtl/>
        </w:rPr>
        <w:t xml:space="preserve">. </w:t>
      </w:r>
      <w:r w:rsidRPr="00C619F2">
        <w:rPr>
          <w:rFonts w:ascii="Calibri" w:hAnsi="Calibri" w:cs="Calibri" w:hint="cs"/>
          <w:rtl/>
        </w:rPr>
        <w:t>המודל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משתמש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בטכניקות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מתקדמות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כדי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להבטיח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תוצאות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מדויקות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על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תמונות</w:t>
      </w:r>
      <w:r w:rsidRPr="00C619F2">
        <w:rPr>
          <w:rFonts w:ascii="Calibri" w:hAnsi="Calibri" w:cs="Calibri"/>
          <w:rtl/>
        </w:rPr>
        <w:t xml:space="preserve">, </w:t>
      </w:r>
      <w:r w:rsidRPr="00C619F2">
        <w:rPr>
          <w:rFonts w:ascii="Calibri" w:hAnsi="Calibri" w:cs="Calibri" w:hint="cs"/>
          <w:rtl/>
        </w:rPr>
        <w:t>גם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תחת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תנאי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חוסר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משאבים</w:t>
      </w:r>
      <w:r w:rsidRPr="00C619F2">
        <w:rPr>
          <w:rFonts w:ascii="Calibri" w:hAnsi="Calibri" w:cs="Calibri"/>
          <w:rtl/>
        </w:rPr>
        <w:t xml:space="preserve">. </w:t>
      </w:r>
      <w:r w:rsidRPr="00C619F2">
        <w:rPr>
          <w:rFonts w:ascii="Calibri" w:hAnsi="Calibri" w:cs="Calibri" w:hint="cs"/>
          <w:rtl/>
        </w:rPr>
        <w:t>בזכות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העיצוב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המיוחד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שלו</w:t>
      </w:r>
      <w:r w:rsidRPr="00C619F2">
        <w:rPr>
          <w:rFonts w:ascii="Calibri" w:hAnsi="Calibri" w:cs="Calibri"/>
          <w:rtl/>
        </w:rPr>
        <w:t xml:space="preserve">, </w:t>
      </w:r>
      <w:r w:rsidRPr="00C619F2">
        <w:rPr>
          <w:rFonts w:ascii="Calibri" w:hAnsi="Calibri" w:cs="Calibri" w:hint="cs"/>
          <w:rtl/>
        </w:rPr>
        <w:t>הוא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יכול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לזהות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ולסווג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תמונות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במהירות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ובדיוק</w:t>
      </w:r>
      <w:r w:rsidRPr="00C619F2">
        <w:rPr>
          <w:rFonts w:ascii="Calibri" w:hAnsi="Calibri" w:cs="Calibri"/>
          <w:rtl/>
        </w:rPr>
        <w:t xml:space="preserve">, </w:t>
      </w:r>
      <w:r w:rsidRPr="00C619F2">
        <w:rPr>
          <w:rFonts w:ascii="Calibri" w:hAnsi="Calibri" w:cs="Calibri" w:hint="cs"/>
          <w:rtl/>
        </w:rPr>
        <w:t>והוא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מיועד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ליישומים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כמו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זיהוי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פנים</w:t>
      </w:r>
      <w:r w:rsidRPr="00C619F2">
        <w:rPr>
          <w:rFonts w:ascii="Calibri" w:hAnsi="Calibri" w:cs="Calibri"/>
          <w:rtl/>
        </w:rPr>
        <w:t xml:space="preserve">, </w:t>
      </w:r>
      <w:r w:rsidRPr="00C619F2">
        <w:rPr>
          <w:rFonts w:ascii="Calibri" w:hAnsi="Calibri" w:cs="Calibri" w:hint="cs"/>
          <w:rtl/>
        </w:rPr>
        <w:t>זיהוי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תנועה</w:t>
      </w:r>
      <w:r w:rsidRPr="00C619F2">
        <w:rPr>
          <w:rFonts w:ascii="Calibri" w:hAnsi="Calibri" w:cs="Calibri"/>
          <w:rtl/>
        </w:rPr>
        <w:t xml:space="preserve">, </w:t>
      </w:r>
      <w:r w:rsidRPr="00C619F2">
        <w:rPr>
          <w:rFonts w:ascii="Calibri" w:hAnsi="Calibri" w:cs="Calibri" w:hint="cs"/>
          <w:rtl/>
        </w:rPr>
        <w:t>או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סיווג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תמונות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מתוך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מגוון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רחב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של</w:t>
      </w:r>
      <w:r w:rsidRPr="00C619F2">
        <w:rPr>
          <w:rFonts w:ascii="Calibri" w:hAnsi="Calibri" w:cs="Calibri"/>
          <w:rtl/>
        </w:rPr>
        <w:t xml:space="preserve"> </w:t>
      </w:r>
      <w:r w:rsidRPr="00C619F2">
        <w:rPr>
          <w:rFonts w:ascii="Calibri" w:hAnsi="Calibri" w:cs="Calibri" w:hint="cs"/>
          <w:rtl/>
        </w:rPr>
        <w:t>מטרות</w:t>
      </w:r>
      <w:r w:rsidRPr="00C619F2">
        <w:rPr>
          <w:rFonts w:ascii="Calibri" w:hAnsi="Calibri" w:cs="Calibri"/>
          <w:rtl/>
        </w:rPr>
        <w:t xml:space="preserve">. </w:t>
      </w:r>
    </w:p>
    <w:p w14:paraId="6396E966" w14:textId="4390754E" w:rsidR="007A1039" w:rsidRPr="00C619F2" w:rsidRDefault="003D73AB" w:rsidP="007A1039">
      <w:pPr>
        <w:jc w:val="center"/>
        <w:rPr>
          <w:rFonts w:ascii="Calibri" w:hAnsi="Calibri" w:cs="Calibri"/>
          <w:rtl/>
        </w:rPr>
      </w:pPr>
      <w:r w:rsidRPr="003D73AB">
        <w:rPr>
          <w:rFonts w:ascii="Calibri" w:hAnsi="Calibri" w:cs="Calibri"/>
          <w:noProof/>
          <w:rtl/>
        </w:rPr>
        <w:drawing>
          <wp:anchor distT="0" distB="0" distL="114300" distR="114300" simplePos="0" relativeHeight="251658287" behindDoc="0" locked="0" layoutInCell="1" allowOverlap="1" wp14:anchorId="4ED1B1CA" wp14:editId="21D7CAA7">
            <wp:simplePos x="0" y="0"/>
            <wp:positionH relativeFrom="column">
              <wp:posOffset>3389894</wp:posOffset>
            </wp:positionH>
            <wp:positionV relativeFrom="paragraph">
              <wp:posOffset>336970</wp:posOffset>
            </wp:positionV>
            <wp:extent cx="2973705" cy="5717540"/>
            <wp:effectExtent l="0" t="0" r="0" b="0"/>
            <wp:wrapSquare wrapText="bothSides"/>
            <wp:docPr id="1699798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98160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AB7C30" w14:textId="71BD641A" w:rsidR="008D57EF" w:rsidRDefault="003D73AB" w:rsidP="007A1039">
      <w:pPr>
        <w:jc w:val="center"/>
        <w:rPr>
          <w:rFonts w:ascii="Calibri" w:hAnsi="Calibri" w:cs="Calibri"/>
          <w:rtl/>
        </w:rPr>
      </w:pPr>
      <w:r w:rsidRPr="003D73AB">
        <w:rPr>
          <w:rFonts w:ascii="Calibri" w:hAnsi="Calibri" w:cs="Calibri"/>
          <w:rtl/>
        </w:rPr>
        <w:t xml:space="preserve"> </w:t>
      </w:r>
      <w:r w:rsidR="009943B5" w:rsidRPr="009943B5">
        <w:rPr>
          <w:rFonts w:ascii="Calibri" w:hAnsi="Calibri" w:cs="Calibri"/>
          <w:noProof/>
          <w:rtl/>
        </w:rPr>
        <w:drawing>
          <wp:anchor distT="0" distB="0" distL="114300" distR="114300" simplePos="0" relativeHeight="251658286" behindDoc="0" locked="0" layoutInCell="1" allowOverlap="1" wp14:anchorId="00B4B084" wp14:editId="212E13F5">
            <wp:simplePos x="0" y="0"/>
            <wp:positionH relativeFrom="column">
              <wp:posOffset>249052</wp:posOffset>
            </wp:positionH>
            <wp:positionV relativeFrom="paragraph">
              <wp:posOffset>54395</wp:posOffset>
            </wp:positionV>
            <wp:extent cx="2810510" cy="5355590"/>
            <wp:effectExtent l="0" t="0" r="8890" b="0"/>
            <wp:wrapSquare wrapText="bothSides"/>
            <wp:docPr id="7638903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90314" name="Picture 1" descr="A screen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93701" w14:textId="2CE5EF6A" w:rsidR="008D57EF" w:rsidRDefault="008D57EF" w:rsidP="007A1039">
      <w:pPr>
        <w:jc w:val="center"/>
        <w:rPr>
          <w:rFonts w:ascii="Calibri" w:hAnsi="Calibri" w:cs="Calibri"/>
          <w:rtl/>
        </w:rPr>
      </w:pPr>
    </w:p>
    <w:p w14:paraId="40F4CB90" w14:textId="3938653C" w:rsidR="008D57EF" w:rsidRDefault="008D57EF" w:rsidP="007A1039">
      <w:pPr>
        <w:jc w:val="center"/>
        <w:rPr>
          <w:rFonts w:ascii="Calibri" w:hAnsi="Calibri" w:cs="Calibri"/>
          <w:rtl/>
        </w:rPr>
      </w:pPr>
    </w:p>
    <w:p w14:paraId="41E9C39E" w14:textId="77777777" w:rsidR="008D57EF" w:rsidRDefault="008D57EF" w:rsidP="007A1039">
      <w:pPr>
        <w:jc w:val="center"/>
        <w:rPr>
          <w:rFonts w:ascii="Calibri" w:hAnsi="Calibri" w:cs="Calibri"/>
          <w:rtl/>
        </w:rPr>
      </w:pPr>
    </w:p>
    <w:p w14:paraId="6742ECA9" w14:textId="76682B8E" w:rsidR="008D57EF" w:rsidRPr="009943B5" w:rsidRDefault="009943B5" w:rsidP="009943B5">
      <w:pPr>
        <w:bidi w:val="0"/>
        <w:rPr>
          <w:rFonts w:ascii="Calibri" w:hAnsi="Calibri" w:cs="Calibri"/>
        </w:rPr>
      </w:pPr>
      <w:r>
        <w:rPr>
          <w:rFonts w:ascii="Calibri" w:hAnsi="Calibri" w:cs="Calibri"/>
          <w:rtl/>
        </w:rPr>
        <w:br w:type="page"/>
      </w:r>
    </w:p>
    <w:p w14:paraId="61E21B76" w14:textId="6F4939FF" w:rsidR="008D57EF" w:rsidRPr="00BC42A7" w:rsidRDefault="00CB492A" w:rsidP="00DA6321">
      <w:pPr>
        <w:jc w:val="center"/>
        <w:rPr>
          <w:rFonts w:ascii="Calibri" w:hAnsi="Calibri" w:cs="Calibri"/>
          <w:b/>
          <w:bCs/>
          <w:u w:val="single"/>
          <w:rtl/>
        </w:rPr>
      </w:pPr>
      <w:r w:rsidRPr="00BC42A7">
        <w:rPr>
          <w:rFonts w:ascii="Calibri" w:hAnsi="Calibri" w:cs="Calibri"/>
          <w:b/>
          <w:bCs/>
          <w:u w:val="single"/>
        </w:rPr>
        <w:t>VGG16</w:t>
      </w:r>
    </w:p>
    <w:p w14:paraId="559BD19A" w14:textId="0AFF08E0" w:rsidR="003D3122" w:rsidRPr="00CB492A" w:rsidRDefault="00CB492A" w:rsidP="00BC42A7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/>
      </w:r>
      <w:r w:rsidR="00BD0BD0">
        <w:rPr>
          <w:rFonts w:ascii="Calibri" w:hAnsi="Calibri" w:cs="Calibri"/>
          <w:b/>
          <w:bCs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מכיל</w:t>
      </w:r>
      <w:r w:rsidR="005169DF" w:rsidRPr="005169DF">
        <w:rPr>
          <w:rFonts w:ascii="Calibri" w:hAnsi="Calibri" w:cs="Calibri"/>
          <w:rtl/>
        </w:rPr>
        <w:t xml:space="preserve"> 16 </w:t>
      </w:r>
      <w:r w:rsidR="005169DF" w:rsidRPr="005169DF">
        <w:rPr>
          <w:rFonts w:ascii="Calibri" w:hAnsi="Calibri" w:cs="Calibri" w:hint="cs"/>
          <w:rtl/>
        </w:rPr>
        <w:t>שכבות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של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רשת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נוירונים</w:t>
      </w:r>
      <w:r w:rsidR="005169DF" w:rsidRPr="005169DF">
        <w:rPr>
          <w:rFonts w:ascii="Calibri" w:hAnsi="Calibri" w:cs="Calibri"/>
          <w:rtl/>
        </w:rPr>
        <w:t xml:space="preserve">, </w:t>
      </w:r>
      <w:r w:rsidR="005169DF" w:rsidRPr="005169DF">
        <w:rPr>
          <w:rFonts w:ascii="Calibri" w:hAnsi="Calibri" w:cs="Calibri" w:hint="cs"/>
          <w:rtl/>
        </w:rPr>
        <w:t>כאשר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השכבות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מתחלקות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לשכבות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מסננים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ושכבות</w:t>
      </w:r>
      <w:r w:rsidR="005169DF" w:rsidRPr="005169DF">
        <w:rPr>
          <w:rFonts w:ascii="Calibri" w:hAnsi="Calibri" w:cs="Calibri"/>
        </w:rPr>
        <w:t xml:space="preserve"> "Fully" </w:t>
      </w:r>
      <w:r w:rsidR="005E26AB">
        <w:rPr>
          <w:rFonts w:ascii="Calibri" w:hAnsi="Calibri" w:cs="Calibri"/>
        </w:rPr>
        <w:t>–</w:t>
      </w:r>
      <w:r w:rsidR="005169DF" w:rsidRPr="005169DF">
        <w:rPr>
          <w:rFonts w:ascii="Calibri" w:hAnsi="Calibri" w:cs="Calibri"/>
        </w:rPr>
        <w:t xml:space="preserve"> </w:t>
      </w:r>
      <w:r w:rsidR="005169DF" w:rsidRPr="005169DF">
        <w:rPr>
          <w:rFonts w:ascii="Calibri" w:hAnsi="Calibri" w:cs="Calibri" w:hint="cs"/>
          <w:rtl/>
        </w:rPr>
        <w:t>שכבות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בה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כל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נוירון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נראה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לכל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הנוירוני</w:t>
      </w:r>
      <w:r w:rsidR="00DA6321">
        <w:rPr>
          <w:rFonts w:ascii="Calibri" w:hAnsi="Calibri" w:cs="Calibri" w:hint="cs"/>
          <w:rtl/>
        </w:rPr>
        <w:t>ם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ולכן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כל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קלט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של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נוירון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בשכבה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הקודמת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משפיע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על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הנוכחית</w:t>
      </w:r>
      <w:r w:rsidR="005169DF" w:rsidRPr="005169DF">
        <w:rPr>
          <w:rFonts w:ascii="Calibri" w:hAnsi="Calibri" w:cs="Calibri"/>
          <w:rtl/>
        </w:rPr>
        <w:t xml:space="preserve">. </w:t>
      </w:r>
      <w:r w:rsidR="005169DF" w:rsidRPr="005169DF">
        <w:rPr>
          <w:rFonts w:ascii="Calibri" w:hAnsi="Calibri" w:cs="Calibri" w:hint="cs"/>
          <w:rtl/>
        </w:rPr>
        <w:t>בניית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המודל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התבססה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על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הרעיון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הפשוט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של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קיבוץ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רב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רמות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של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מסננים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קטנים</w:t>
      </w:r>
      <w:r w:rsidR="005169DF" w:rsidRPr="005169DF">
        <w:rPr>
          <w:rFonts w:ascii="Calibri" w:hAnsi="Calibri" w:cs="Calibri"/>
        </w:rPr>
        <w:t xml:space="preserve"> (3x3) </w:t>
      </w:r>
      <w:r w:rsidR="005169DF" w:rsidRPr="005169DF">
        <w:rPr>
          <w:rFonts w:ascii="Calibri" w:hAnsi="Calibri" w:cs="Calibri" w:hint="cs"/>
          <w:rtl/>
        </w:rPr>
        <w:t>עם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פעולת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חישובים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ביניים</w:t>
      </w:r>
      <w:r w:rsidR="005169DF" w:rsidRPr="005169DF">
        <w:rPr>
          <w:rFonts w:ascii="Calibri" w:hAnsi="Calibri" w:cs="Calibri"/>
          <w:rtl/>
        </w:rPr>
        <w:t xml:space="preserve">, </w:t>
      </w:r>
      <w:r w:rsidR="005169DF" w:rsidRPr="005169DF">
        <w:rPr>
          <w:rFonts w:ascii="Calibri" w:hAnsi="Calibri" w:cs="Calibri" w:hint="cs"/>
          <w:rtl/>
        </w:rPr>
        <w:t>המשתמש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ברעיון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זה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ביעילות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גבוהה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לזיהוי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תכונות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מורכבות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בתמונות</w:t>
      </w:r>
      <w:r w:rsidR="005169DF" w:rsidRPr="005169DF">
        <w:rPr>
          <w:rFonts w:ascii="Calibri" w:hAnsi="Calibri" w:cs="Calibri"/>
          <w:rtl/>
        </w:rPr>
        <w:t xml:space="preserve">. </w:t>
      </w:r>
      <w:r w:rsidR="005169DF" w:rsidRPr="005169DF">
        <w:rPr>
          <w:rFonts w:ascii="Calibri" w:hAnsi="Calibri" w:cs="Calibri" w:hint="cs"/>
          <w:rtl/>
        </w:rPr>
        <w:t>המודל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מצריך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יותר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משאבים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וזמן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לאימון</w:t>
      </w:r>
      <w:r w:rsidR="005169DF" w:rsidRPr="005169DF">
        <w:rPr>
          <w:rFonts w:ascii="Calibri" w:hAnsi="Calibri" w:cs="Calibri"/>
          <w:rtl/>
        </w:rPr>
        <w:t xml:space="preserve">, </w:t>
      </w:r>
      <w:r w:rsidR="00AC0F5D">
        <w:rPr>
          <w:rFonts w:ascii="Calibri" w:hAnsi="Calibri" w:cs="Calibri" w:hint="cs"/>
          <w:rtl/>
        </w:rPr>
        <w:t xml:space="preserve">וכמו המודל המקורי שלנו </w:t>
      </w:r>
      <w:r w:rsidR="005169DF" w:rsidRPr="005169DF">
        <w:rPr>
          <w:rFonts w:ascii="Calibri" w:hAnsi="Calibri" w:cs="Calibri" w:hint="cs"/>
          <w:rtl/>
        </w:rPr>
        <w:t>לעיתים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יכול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להתקשות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להתמודד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עם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משימות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מסוימות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כמו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זיהוי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תמונות</w:t>
      </w:r>
      <w:r w:rsidR="005169DF" w:rsidRPr="005169DF">
        <w:rPr>
          <w:rFonts w:ascii="Calibri" w:hAnsi="Calibri" w:cs="Calibri"/>
        </w:rPr>
        <w:t xml:space="preserve"> MRI </w:t>
      </w:r>
      <w:r w:rsidR="005169DF" w:rsidRPr="005169DF">
        <w:rPr>
          <w:rFonts w:ascii="Calibri" w:hAnsi="Calibri" w:cs="Calibri" w:hint="cs"/>
          <w:rtl/>
        </w:rPr>
        <w:t>עקב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גודל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המודל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וצורת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האימון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שדורשת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כמות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גדולה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של</w:t>
      </w:r>
      <w:r w:rsidR="005169DF" w:rsidRPr="005169DF">
        <w:rPr>
          <w:rFonts w:ascii="Calibri" w:hAnsi="Calibri" w:cs="Calibri"/>
          <w:rtl/>
        </w:rPr>
        <w:t xml:space="preserve"> </w:t>
      </w:r>
      <w:r w:rsidR="005169DF" w:rsidRPr="005169DF">
        <w:rPr>
          <w:rFonts w:ascii="Calibri" w:hAnsi="Calibri" w:cs="Calibri" w:hint="cs"/>
          <w:rtl/>
        </w:rPr>
        <w:t>נתונים</w:t>
      </w:r>
      <w:r w:rsidR="005169DF" w:rsidRPr="005169DF">
        <w:rPr>
          <w:rFonts w:ascii="Calibri" w:hAnsi="Calibri" w:cs="Calibri"/>
          <w:b/>
          <w:bCs/>
        </w:rPr>
        <w:t>.</w:t>
      </w:r>
    </w:p>
    <w:p w14:paraId="5782B6AD" w14:textId="6F1B9912" w:rsidR="007A1039" w:rsidRDefault="00E168AA" w:rsidP="000552C1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מבנה הארכיטקטורה של המודל</w:t>
      </w:r>
      <w:r w:rsidRPr="008928BD">
        <w:rPr>
          <w:rFonts w:ascii="Calibri" w:hAnsi="Calibri" w:cs="Calibri"/>
          <w:rtl/>
        </w:rPr>
        <w:t xml:space="preserve"> </w:t>
      </w:r>
      <w:r w:rsidR="007A1039">
        <w:rPr>
          <w:rFonts w:ascii="Calibri" w:hAnsi="Calibri" w:cs="Calibri" w:hint="cs"/>
          <w:rtl/>
        </w:rPr>
        <w:t>:</w:t>
      </w:r>
    </w:p>
    <w:p w14:paraId="737811B3" w14:textId="37F1E789" w:rsidR="000552C1" w:rsidRPr="007A435A" w:rsidRDefault="00086F48" w:rsidP="00A12247">
      <w:pPr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58285" behindDoc="0" locked="0" layoutInCell="1" allowOverlap="1" wp14:anchorId="5DCC436F" wp14:editId="341EF004">
            <wp:simplePos x="0" y="0"/>
            <wp:positionH relativeFrom="margin">
              <wp:posOffset>366919</wp:posOffset>
            </wp:positionH>
            <wp:positionV relativeFrom="paragraph">
              <wp:posOffset>158695</wp:posOffset>
            </wp:positionV>
            <wp:extent cx="5542280" cy="2719070"/>
            <wp:effectExtent l="0" t="0" r="1270" b="5080"/>
            <wp:wrapSquare wrapText="bothSides"/>
            <wp:docPr id="544222491" name="Picture 1" descr="Extract Features, Visualize Filters and Feature Maps in VGG16 and VGG19 CNN  Models | by Roland Hewage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tract Features, Visualize Filters and Feature Maps in VGG16 and VGG19 CNN  Models | by Roland Hewage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644" w:rsidRPr="00DA7644">
        <w:rPr>
          <w:rFonts w:ascii="Calibri" w:hAnsi="Calibri" w:cs="Calibri"/>
          <w:noProof/>
          <w:rtl/>
        </w:rPr>
        <w:drawing>
          <wp:anchor distT="0" distB="0" distL="114300" distR="114300" simplePos="0" relativeHeight="251658288" behindDoc="0" locked="0" layoutInCell="1" allowOverlap="1" wp14:anchorId="29E5DCF3" wp14:editId="27833C3E">
            <wp:simplePos x="0" y="0"/>
            <wp:positionH relativeFrom="margin">
              <wp:align>center</wp:align>
            </wp:positionH>
            <wp:positionV relativeFrom="paragraph">
              <wp:posOffset>3076603</wp:posOffset>
            </wp:positionV>
            <wp:extent cx="3637915" cy="4621530"/>
            <wp:effectExtent l="0" t="0" r="635" b="7620"/>
            <wp:wrapSquare wrapText="bothSides"/>
            <wp:docPr id="133715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5788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644" w:rsidRPr="00DA7644">
        <w:rPr>
          <w:rFonts w:ascii="Calibri" w:hAnsi="Calibri" w:cs="Calibri"/>
          <w:rtl/>
        </w:rPr>
        <w:t xml:space="preserve"> </w:t>
      </w:r>
      <w:r w:rsidR="00494CFF">
        <w:rPr>
          <w:rFonts w:ascii="Calibri" w:hAnsi="Calibri" w:cs="Calibri"/>
          <w:rtl/>
        </w:rPr>
        <w:br w:type="page"/>
      </w:r>
    </w:p>
    <w:p w14:paraId="5D43FE7A" w14:textId="0C82916B" w:rsidR="00C957BF" w:rsidRPr="00585431" w:rsidRDefault="00C957BF" w:rsidP="00DA7B33">
      <w:pPr>
        <w:pStyle w:val="Heading1"/>
        <w:rPr>
          <w:rFonts w:ascii="Calibri" w:hAnsi="Calibri" w:cs="Calibri"/>
          <w:rtl/>
        </w:rPr>
      </w:pPr>
      <w:r w:rsidRPr="00585431">
        <w:rPr>
          <w:rFonts w:ascii="Calibri" w:hAnsi="Calibri" w:cs="Calibri"/>
          <w:rtl/>
        </w:rPr>
        <w:t xml:space="preserve">ניתוח נתונים </w:t>
      </w:r>
      <w:r w:rsidR="00DA7B33" w:rsidRPr="00585431">
        <w:rPr>
          <w:rFonts w:ascii="Calibri" w:hAnsi="Calibri" w:cs="Calibri" w:hint="cs"/>
          <w:rtl/>
        </w:rPr>
        <w:t>ראשוני</w:t>
      </w:r>
    </w:p>
    <w:p w14:paraId="03E0AF36" w14:textId="1EAD167B" w:rsidR="00644128" w:rsidRPr="005308F8" w:rsidRDefault="00DF7E52" w:rsidP="00644128">
      <w:pPr>
        <w:rPr>
          <w:rFonts w:ascii="Calibri" w:hAnsi="Calibri" w:cs="Calibri"/>
          <w:rtl/>
        </w:rPr>
      </w:pPr>
      <w:r w:rsidRPr="005308F8">
        <w:rPr>
          <w:rFonts w:ascii="Calibri" w:hAnsi="Calibri" w:cs="Calibri" w:hint="cs"/>
          <w:rtl/>
        </w:rPr>
        <w:t xml:space="preserve">קובץ הנתונים שלנו </w:t>
      </w:r>
      <w:r w:rsidR="00537BE0" w:rsidRPr="005308F8">
        <w:rPr>
          <w:rFonts w:ascii="Calibri" w:hAnsi="Calibri" w:cs="Calibri" w:hint="cs"/>
          <w:rtl/>
        </w:rPr>
        <w:t>הגיע כבר מחולק לסט של אימון וסט של מבחן</w:t>
      </w:r>
      <w:r w:rsidR="005308F8" w:rsidRPr="005308F8">
        <w:rPr>
          <w:rFonts w:ascii="Calibri" w:hAnsi="Calibri" w:cs="Calibri" w:hint="cs"/>
          <w:rtl/>
        </w:rPr>
        <w:t xml:space="preserve">. כל תיקיה הייתה מחולקת ל 4 מחלוקות. </w:t>
      </w:r>
    </w:p>
    <w:p w14:paraId="576337A3" w14:textId="2B246A28" w:rsidR="00265E62" w:rsidRPr="00152FC3" w:rsidRDefault="00A27183" w:rsidP="00152FC3">
      <w:pPr>
        <w:rPr>
          <w:rFonts w:ascii="Calibri" w:hAnsi="Calibri" w:cs="Calibri"/>
          <w:rtl/>
        </w:rPr>
      </w:pPr>
      <w:r w:rsidRPr="00152FC3">
        <w:rPr>
          <w:rFonts w:ascii="Calibri" w:hAnsi="Calibri" w:cs="Calibri" w:hint="cs"/>
          <w:rtl/>
        </w:rPr>
        <w:t xml:space="preserve">סט האימון מכיל : </w:t>
      </w:r>
      <w:r w:rsidR="00265E62" w:rsidRPr="00152FC3">
        <w:rPr>
          <w:rFonts w:ascii="Calibri" w:hAnsi="Calibri" w:cs="Calibri" w:hint="cs"/>
          <w:rtl/>
        </w:rPr>
        <w:t>2870 תמונות</w:t>
      </w:r>
      <w:r w:rsidR="00152FC3">
        <w:rPr>
          <w:rFonts w:ascii="Calibri" w:hAnsi="Calibri" w:cs="Calibri"/>
          <w:rtl/>
        </w:rPr>
        <w:br/>
      </w:r>
      <w:r w:rsidR="00265E62" w:rsidRPr="00152FC3">
        <w:rPr>
          <w:rFonts w:ascii="Calibri" w:hAnsi="Calibri" w:cs="Calibri" w:hint="cs"/>
          <w:rtl/>
        </w:rPr>
        <w:t>סט המבחן מכיל</w:t>
      </w:r>
      <w:r w:rsidR="00152FC3" w:rsidRPr="00152FC3">
        <w:rPr>
          <w:rFonts w:ascii="Calibri" w:hAnsi="Calibri" w:cs="Calibri" w:hint="cs"/>
          <w:rtl/>
        </w:rPr>
        <w:t xml:space="preserve"> :</w:t>
      </w:r>
      <w:r w:rsidR="00152FC3" w:rsidRPr="00152FC3">
        <w:rPr>
          <w:rFonts w:ascii="Calibri" w:hAnsi="Calibri" w:cs="Calibri"/>
        </w:rPr>
        <w:t xml:space="preserve"> </w:t>
      </w:r>
      <w:r w:rsidR="00152FC3" w:rsidRPr="00152FC3">
        <w:rPr>
          <w:rFonts w:ascii="Calibri" w:hAnsi="Calibri" w:cs="Calibri" w:hint="cs"/>
          <w:rtl/>
        </w:rPr>
        <w:t>394 תמונת</w:t>
      </w:r>
    </w:p>
    <w:p w14:paraId="6C7F4626" w14:textId="5023FA1A" w:rsidR="004A37FB" w:rsidRPr="00152FC3" w:rsidRDefault="00F13713" w:rsidP="00152FC3">
      <w:pPr>
        <w:rPr>
          <w:rFonts w:ascii="Calibri" w:hAnsi="Calibri" w:cs="Calibri"/>
          <w:rtl/>
        </w:rPr>
      </w:pPr>
      <w:r w:rsidRPr="00F13713">
        <w:rPr>
          <w:rFonts w:ascii="Calibri" w:hAnsi="Calibri" w:cs="Calibri" w:hint="cs"/>
          <w:rtl/>
        </w:rPr>
        <w:t>ניתן לראות מתצוגת הגרף כי הדאטה אינה מאוזנת בין המחלקות גם בסט אימון וגם בסט מבחן, וכמו כן אינה מאוזנת בין היחס של האימון מבחן עצמו</w:t>
      </w:r>
    </w:p>
    <w:p w14:paraId="7DF32A6D" w14:textId="77777777" w:rsidR="002053F2" w:rsidRPr="00585431" w:rsidRDefault="002053F2" w:rsidP="00D10DBC">
      <w:pPr>
        <w:rPr>
          <w:rFonts w:ascii="Calibri" w:hAnsi="Calibri" w:cs="Calibri"/>
          <w:rtl/>
        </w:rPr>
      </w:pPr>
    </w:p>
    <w:p w14:paraId="708E2944" w14:textId="7A2E3B29" w:rsidR="005308F8" w:rsidRDefault="005308F8" w:rsidP="005308F8">
      <w:pPr>
        <w:jc w:val="center"/>
        <w:rPr>
          <w:rFonts w:ascii="Calibri" w:hAnsi="Calibri" w:cs="Calibri"/>
          <w:b/>
          <w:bCs/>
          <w:rtl/>
        </w:rPr>
      </w:pPr>
      <w:r>
        <w:rPr>
          <w:rFonts w:ascii="Calibri" w:hAnsi="Calibri" w:cs="Calibri" w:hint="cs"/>
          <w:b/>
          <w:bCs/>
          <w:rtl/>
        </w:rPr>
        <w:t xml:space="preserve">חלוקה של </w:t>
      </w:r>
      <w:r w:rsidR="00A81B94">
        <w:rPr>
          <w:rFonts w:ascii="Calibri" w:hAnsi="Calibri" w:cs="Calibri" w:hint="cs"/>
          <w:b/>
          <w:bCs/>
          <w:rtl/>
        </w:rPr>
        <w:t>הנתונים</w:t>
      </w:r>
    </w:p>
    <w:p w14:paraId="4C5D7119" w14:textId="081368F0" w:rsidR="005308F8" w:rsidRDefault="00EF606B" w:rsidP="00644128">
      <w:pPr>
        <w:rPr>
          <w:rFonts w:ascii="Calibri" w:hAnsi="Calibri" w:cs="Calibri"/>
          <w:b/>
          <w:bCs/>
          <w:rtl/>
        </w:rPr>
      </w:pPr>
      <w:r w:rsidRPr="00585431">
        <w:rPr>
          <w:rFonts w:ascii="Calibri" w:hAnsi="Calibri" w:cs="Calibri"/>
          <w:noProof/>
        </w:rPr>
        <w:drawing>
          <wp:anchor distT="0" distB="0" distL="114300" distR="114300" simplePos="0" relativeHeight="251658240" behindDoc="1" locked="0" layoutInCell="1" allowOverlap="1" wp14:anchorId="16A49FFD" wp14:editId="152A4361">
            <wp:simplePos x="0" y="0"/>
            <wp:positionH relativeFrom="column">
              <wp:posOffset>667053</wp:posOffset>
            </wp:positionH>
            <wp:positionV relativeFrom="paragraph">
              <wp:posOffset>36640</wp:posOffset>
            </wp:positionV>
            <wp:extent cx="5558790" cy="1397000"/>
            <wp:effectExtent l="0" t="0" r="3810" b="0"/>
            <wp:wrapTight wrapText="bothSides">
              <wp:wrapPolygon edited="0">
                <wp:start x="0" y="0"/>
                <wp:lineTo x="0" y="21207"/>
                <wp:lineTo x="21541" y="21207"/>
                <wp:lineTo x="21541" y="0"/>
                <wp:lineTo x="0" y="0"/>
              </wp:wrapPolygon>
            </wp:wrapTight>
            <wp:docPr id="1140465865" name="תמונה 2" descr="תמונה שמכילה טקסט, תרשים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65865" name="תמונה 2" descr="תמונה שמכילה טקסט, תרשים, צילום מסך, גופ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38323B" w14:textId="77777777" w:rsidR="00677C47" w:rsidRDefault="00677C47" w:rsidP="00644128">
      <w:pPr>
        <w:rPr>
          <w:rFonts w:ascii="Calibri" w:hAnsi="Calibri" w:cs="Calibri"/>
          <w:b/>
          <w:bCs/>
          <w:rtl/>
        </w:rPr>
      </w:pPr>
    </w:p>
    <w:p w14:paraId="77097A7F" w14:textId="77777777" w:rsidR="00677C47" w:rsidRDefault="00677C47" w:rsidP="00644128">
      <w:pPr>
        <w:rPr>
          <w:rFonts w:ascii="Calibri" w:hAnsi="Calibri" w:cs="Calibri"/>
          <w:b/>
          <w:bCs/>
          <w:rtl/>
        </w:rPr>
      </w:pPr>
    </w:p>
    <w:p w14:paraId="31055DA6" w14:textId="77777777" w:rsidR="00677C47" w:rsidRDefault="00677C47" w:rsidP="00644128">
      <w:pPr>
        <w:rPr>
          <w:rFonts w:ascii="Calibri" w:hAnsi="Calibri" w:cs="Calibri"/>
          <w:b/>
          <w:bCs/>
          <w:rtl/>
        </w:rPr>
      </w:pPr>
    </w:p>
    <w:p w14:paraId="658FE7A4" w14:textId="77777777" w:rsidR="00677C47" w:rsidRDefault="00677C47" w:rsidP="00644128">
      <w:pPr>
        <w:rPr>
          <w:rFonts w:ascii="Calibri" w:hAnsi="Calibri" w:cs="Calibri"/>
          <w:b/>
          <w:bCs/>
          <w:rtl/>
        </w:rPr>
      </w:pPr>
    </w:p>
    <w:p w14:paraId="5802C69E" w14:textId="0F149807" w:rsidR="00537BE0" w:rsidRDefault="00536FC5" w:rsidP="00536FC5">
      <w:pPr>
        <w:jc w:val="center"/>
        <w:rPr>
          <w:rFonts w:ascii="Calibri" w:hAnsi="Calibri" w:cs="Calibri"/>
          <w:b/>
          <w:bCs/>
          <w:rtl/>
        </w:rPr>
      </w:pPr>
      <w:r>
        <w:rPr>
          <w:rFonts w:ascii="Calibri" w:hAnsi="Calibri" w:cs="Calibri" w:hint="cs"/>
          <w:b/>
          <w:bCs/>
          <w:rtl/>
        </w:rPr>
        <w:t>תצוגה מקדימה של סט התמונות</w:t>
      </w:r>
    </w:p>
    <w:p w14:paraId="097FF5AF" w14:textId="415E2C8A" w:rsidR="00F539E2" w:rsidRDefault="00F539E2" w:rsidP="00536FC5">
      <w:pPr>
        <w:jc w:val="center"/>
        <w:rPr>
          <w:rFonts w:ascii="Calibri" w:hAnsi="Calibri" w:cs="Calibri"/>
          <w:b/>
          <w:bCs/>
          <w:rtl/>
        </w:rPr>
      </w:pPr>
      <w:r w:rsidRPr="00585431">
        <w:rPr>
          <w:rFonts w:ascii="Calibri" w:hAnsi="Calibri" w:cs="Calibri"/>
          <w:noProof/>
        </w:rPr>
        <w:drawing>
          <wp:inline distT="0" distB="0" distL="0" distR="0" wp14:anchorId="030F5608" wp14:editId="0F656D21">
            <wp:extent cx="3562468" cy="1235669"/>
            <wp:effectExtent l="0" t="0" r="0" b="3175"/>
            <wp:docPr id="1710741213" name="תמונה 7" descr="תמונה שמכילה הדמיה רפואית, רדיולוגיב, סרט רנטגן, רדיוגרפיה רפואי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41213" name="תמונה 7" descr="תמונה שמכילה הדמיה רפואית, רדיולוגיב, סרט רנטגן, רדיוגרפיה רפואית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25" cy="124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29894" w14:textId="1D25F059" w:rsidR="00C86E60" w:rsidRDefault="00B625FD" w:rsidP="00536FC5">
      <w:pPr>
        <w:jc w:val="center"/>
        <w:rPr>
          <w:rFonts w:ascii="Calibri" w:hAnsi="Calibri" w:cs="Calibri"/>
          <w:b/>
          <w:bCs/>
          <w:rtl/>
        </w:rPr>
      </w:pPr>
      <w:r w:rsidRPr="00585431">
        <w:rPr>
          <w:rFonts w:ascii="Calibri" w:hAnsi="Calibri" w:cs="Calibri"/>
          <w:noProof/>
        </w:rPr>
        <w:drawing>
          <wp:inline distT="0" distB="0" distL="0" distR="0" wp14:anchorId="1A0477ED" wp14:editId="487D9247">
            <wp:extent cx="3583734" cy="1243046"/>
            <wp:effectExtent l="0" t="0" r="0" b="0"/>
            <wp:docPr id="511261309" name="תמונה 6" descr="תמונה שמכילה הדמיה רפואית, רדיולוגיב, סרט רנטג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61309" name="תמונה 6" descr="תמונה שמכילה הדמיה רפואית, רדיולוגיב, סרט רנטג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39" cy="125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C6618" w14:textId="0689F19D" w:rsidR="00C86E60" w:rsidRDefault="00C86E60" w:rsidP="00536FC5">
      <w:pPr>
        <w:jc w:val="center"/>
        <w:rPr>
          <w:rFonts w:ascii="Calibri" w:hAnsi="Calibri" w:cs="Calibri"/>
          <w:b/>
          <w:bCs/>
          <w:rtl/>
        </w:rPr>
      </w:pPr>
      <w:r w:rsidRPr="00585431">
        <w:rPr>
          <w:rFonts w:ascii="Calibri" w:hAnsi="Calibri" w:cs="Calibri"/>
          <w:noProof/>
        </w:rPr>
        <w:drawing>
          <wp:inline distT="0" distB="0" distL="0" distR="0" wp14:anchorId="28F76AE8" wp14:editId="11BF4CE4">
            <wp:extent cx="3529702" cy="1224305"/>
            <wp:effectExtent l="0" t="0" r="0" b="0"/>
            <wp:docPr id="1066208355" name="תמונה 5" descr="תמונה שמכילה הדמיה רפואית, רדיולוגיב, סרט רנטג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08355" name="תמונה 5" descr="תמונה שמכילה הדמיה רפואית, רדיולוגיב, סרט רנטג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820" cy="123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2D1B" w14:textId="0C3317ED" w:rsidR="00536FC5" w:rsidRPr="00644128" w:rsidRDefault="00536FC5" w:rsidP="00536FC5">
      <w:pPr>
        <w:jc w:val="center"/>
        <w:rPr>
          <w:rFonts w:ascii="Calibri" w:hAnsi="Calibri" w:cs="Calibri"/>
          <w:b/>
          <w:bCs/>
          <w:rtl/>
        </w:rPr>
      </w:pPr>
      <w:r w:rsidRPr="00585431">
        <w:rPr>
          <w:rFonts w:ascii="Calibri" w:hAnsi="Calibri" w:cs="Calibri"/>
          <w:noProof/>
        </w:rPr>
        <w:drawing>
          <wp:inline distT="0" distB="0" distL="0" distR="0" wp14:anchorId="56209DBE" wp14:editId="232E0276">
            <wp:extent cx="3486582" cy="1485134"/>
            <wp:effectExtent l="0" t="0" r="0" b="1270"/>
            <wp:docPr id="1372108062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94" cy="149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6EB8" w14:textId="77777777" w:rsidR="00650B49" w:rsidRPr="00EF606B" w:rsidRDefault="00650B49" w:rsidP="00EF606B">
      <w:pPr>
        <w:rPr>
          <w:rFonts w:ascii="Calibri" w:hAnsi="Calibri" w:cs="Calibri"/>
          <w:rtl/>
        </w:rPr>
      </w:pPr>
    </w:p>
    <w:p w14:paraId="5CEA9202" w14:textId="4CCA15A1" w:rsidR="007A2631" w:rsidRPr="00585431" w:rsidRDefault="00650B49" w:rsidP="00677C47">
      <w:pPr>
        <w:pStyle w:val="Heading1"/>
        <w:rPr>
          <w:rFonts w:ascii="Calibri" w:hAnsi="Calibri" w:cs="Calibri"/>
          <w:rtl/>
        </w:rPr>
      </w:pPr>
      <w:r w:rsidRPr="00585431">
        <w:rPr>
          <w:rFonts w:ascii="Calibri" w:hAnsi="Calibri" w:cs="Calibri"/>
          <w:rtl/>
        </w:rPr>
        <w:t>תהליך החקירה :</w:t>
      </w:r>
    </w:p>
    <w:p w14:paraId="2C82DB90" w14:textId="6C6AA396" w:rsidR="008436A3" w:rsidRDefault="00735714" w:rsidP="008436A3">
      <w:pPr>
        <w:rPr>
          <w:rFonts w:ascii="Calibri" w:hAnsi="Calibri" w:cs="Calibri"/>
          <w:rtl/>
        </w:rPr>
      </w:pPr>
      <w:r w:rsidRPr="00D06BEB">
        <w:rPr>
          <w:rFonts w:ascii="Calibri" w:hAnsi="Calibri" w:cs="Calibri" w:hint="cs"/>
          <w:rtl/>
        </w:rPr>
        <w:t xml:space="preserve">הקוד </w:t>
      </w:r>
      <w:hyperlink r:id="rId18" w:history="1">
        <w:r w:rsidRPr="00D06BEB">
          <w:rPr>
            <w:rStyle w:val="Hyperlink"/>
            <w:rFonts w:ascii="Calibri" w:hAnsi="Calibri" w:cs="Calibri" w:hint="cs"/>
            <w:b/>
            <w:bCs/>
            <w:u w:val="none"/>
            <w:rtl/>
          </w:rPr>
          <w:t>המקורי</w:t>
        </w:r>
      </w:hyperlink>
      <w:r w:rsidR="008436A3">
        <w:rPr>
          <w:rFonts w:ascii="Calibri" w:hAnsi="Calibri" w:cs="Calibri" w:hint="cs"/>
          <w:rtl/>
        </w:rPr>
        <w:t xml:space="preserve"> שנבחר נלקח </w:t>
      </w:r>
      <w:r w:rsidR="00BC443E">
        <w:rPr>
          <w:rFonts w:ascii="Calibri" w:hAnsi="Calibri" w:cs="Calibri" w:hint="cs"/>
          <w:rtl/>
        </w:rPr>
        <w:t xml:space="preserve">מהאתר של </w:t>
      </w:r>
      <w:r w:rsidR="00827718">
        <w:rPr>
          <w:rFonts w:ascii="Calibri" w:hAnsi="Calibri" w:cs="Calibri"/>
        </w:rPr>
        <w:t>Kaggle</w:t>
      </w:r>
      <w:r w:rsidR="008436A3">
        <w:rPr>
          <w:rFonts w:ascii="Calibri" w:hAnsi="Calibri" w:cs="Calibri" w:hint="cs"/>
          <w:rtl/>
        </w:rPr>
        <w:t xml:space="preserve"> </w:t>
      </w:r>
      <w:r w:rsidR="00BC443E">
        <w:rPr>
          <w:rFonts w:ascii="Calibri" w:hAnsi="Calibri" w:cs="Calibri" w:hint="cs"/>
          <w:rtl/>
        </w:rPr>
        <w:t>. הקוד נבחר מכי</w:t>
      </w:r>
      <w:r w:rsidR="0098099D">
        <w:rPr>
          <w:rFonts w:ascii="Calibri" w:hAnsi="Calibri" w:cs="Calibri" w:hint="cs"/>
          <w:rtl/>
        </w:rPr>
        <w:t>ו</w:t>
      </w:r>
      <w:r w:rsidR="00BC443E">
        <w:rPr>
          <w:rFonts w:ascii="Calibri" w:hAnsi="Calibri" w:cs="Calibri" w:hint="cs"/>
          <w:rtl/>
        </w:rPr>
        <w:t>ון ש</w:t>
      </w:r>
      <w:r w:rsidR="0098099D">
        <w:rPr>
          <w:rFonts w:ascii="Calibri" w:hAnsi="Calibri" w:cs="Calibri" w:hint="cs"/>
          <w:rtl/>
        </w:rPr>
        <w:t xml:space="preserve">בהתחלה ראינו כי </w:t>
      </w:r>
      <w:r w:rsidR="00773A0E">
        <w:rPr>
          <w:rFonts w:ascii="Calibri" w:hAnsi="Calibri" w:cs="Calibri" w:hint="cs"/>
          <w:rtl/>
        </w:rPr>
        <w:t xml:space="preserve">ציון הדיוק של </w:t>
      </w:r>
      <w:r w:rsidR="005425D8">
        <w:rPr>
          <w:rFonts w:ascii="Calibri" w:hAnsi="Calibri" w:cs="Calibri" w:hint="cs"/>
          <w:rtl/>
        </w:rPr>
        <w:t>הוולידציה</w:t>
      </w:r>
      <w:r w:rsidR="00773A0E">
        <w:rPr>
          <w:rFonts w:ascii="Calibri" w:hAnsi="Calibri" w:cs="Calibri" w:hint="cs"/>
          <w:rtl/>
        </w:rPr>
        <w:t xml:space="preserve"> עומד על 0.786 </w:t>
      </w:r>
      <w:r w:rsidR="00117529">
        <w:rPr>
          <w:rFonts w:ascii="Calibri" w:hAnsi="Calibri" w:cs="Calibri" w:hint="cs"/>
          <w:rtl/>
        </w:rPr>
        <w:t>וכי שם המודל שאיתו עובד כותב הקוד</w:t>
      </w:r>
      <w:r w:rsidR="005425D8">
        <w:rPr>
          <w:rFonts w:ascii="Calibri" w:hAnsi="Calibri" w:cs="Calibri" w:hint="cs"/>
          <w:rtl/>
        </w:rPr>
        <w:t xml:space="preserve"> ובעזרתו ביצע למידת העברה </w:t>
      </w:r>
      <w:r w:rsidR="00900FFE">
        <w:rPr>
          <w:rFonts w:ascii="Calibri" w:hAnsi="Calibri" w:cs="Calibri" w:hint="cs"/>
          <w:rtl/>
        </w:rPr>
        <w:t xml:space="preserve"> "</w:t>
      </w:r>
      <w:r w:rsidR="00900FFE" w:rsidRPr="00900FFE">
        <w:rPr>
          <w:rFonts w:ascii="Calibri" w:hAnsi="Calibri" w:cs="Calibri"/>
        </w:rPr>
        <w:t xml:space="preserve"> </w:t>
      </w:r>
      <w:r w:rsidR="00900FFE" w:rsidRPr="00214CC2">
        <w:rPr>
          <w:rFonts w:ascii="Calibri" w:hAnsi="Calibri" w:cs="Calibri"/>
        </w:rPr>
        <w:t>EfficientNetB3</w:t>
      </w:r>
      <w:r w:rsidR="00900FFE">
        <w:rPr>
          <w:rFonts w:ascii="Calibri" w:hAnsi="Calibri" w:cs="Calibri" w:hint="cs"/>
          <w:rtl/>
        </w:rPr>
        <w:t xml:space="preserve">" </w:t>
      </w:r>
      <w:r w:rsidR="00117529">
        <w:rPr>
          <w:rFonts w:ascii="Calibri" w:hAnsi="Calibri" w:cs="Calibri" w:hint="cs"/>
          <w:rtl/>
        </w:rPr>
        <w:t xml:space="preserve"> אינו מוכר לנו , ולכן חשבנו כי זה הזדמנות מצוינת ל</w:t>
      </w:r>
      <w:r w:rsidR="00900FFE">
        <w:rPr>
          <w:rFonts w:ascii="Calibri" w:hAnsi="Calibri" w:cs="Calibri" w:hint="cs"/>
          <w:rtl/>
        </w:rPr>
        <w:t>נסות ולעבוד עם הקוד ולשפר אותו.</w:t>
      </w:r>
    </w:p>
    <w:p w14:paraId="00793FCC" w14:textId="67FC9479" w:rsidR="00900FFE" w:rsidRDefault="00900FFE" w:rsidP="008436A3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ב</w:t>
      </w:r>
      <w:r w:rsidR="00036DFD">
        <w:rPr>
          <w:rFonts w:ascii="Calibri" w:hAnsi="Calibri" w:cs="Calibri" w:hint="cs"/>
          <w:rtl/>
        </w:rPr>
        <w:t xml:space="preserve">התחלה הרצנו את הקוד כמו שהוא בלי שינוים בכלל. והצלחנו לשחזר את </w:t>
      </w:r>
      <w:r w:rsidR="00D06BEB">
        <w:rPr>
          <w:rFonts w:ascii="Calibri" w:hAnsi="Calibri" w:cs="Calibri" w:hint="cs"/>
          <w:rtl/>
        </w:rPr>
        <w:t>התוצאות</w:t>
      </w:r>
      <w:r w:rsidR="00036DFD">
        <w:rPr>
          <w:rFonts w:ascii="Calibri" w:hAnsi="Calibri" w:cs="Calibri" w:hint="cs"/>
          <w:rtl/>
        </w:rPr>
        <w:t>.</w:t>
      </w:r>
    </w:p>
    <w:p w14:paraId="25CB94ED" w14:textId="70E460C5" w:rsidR="005425D8" w:rsidRDefault="005425D8" w:rsidP="005425D8">
      <w:pPr>
        <w:jc w:val="center"/>
        <w:rPr>
          <w:rFonts w:ascii="Calibri" w:hAnsi="Calibri" w:cs="Calibri"/>
          <w:b/>
          <w:bCs/>
          <w:rtl/>
        </w:rPr>
      </w:pPr>
      <w:r w:rsidRPr="005425D8">
        <w:rPr>
          <w:rFonts w:ascii="Calibri" w:hAnsi="Calibri" w:cs="Calibri" w:hint="cs"/>
          <w:b/>
          <w:bCs/>
          <w:rtl/>
        </w:rPr>
        <w:t>גרף</w:t>
      </w:r>
      <w:r w:rsidR="00A82A7F">
        <w:rPr>
          <w:rFonts w:ascii="Calibri" w:hAnsi="Calibri" w:cs="Calibri" w:hint="cs"/>
          <w:b/>
          <w:bCs/>
          <w:rtl/>
        </w:rPr>
        <w:t xml:space="preserve"> 1 </w:t>
      </w:r>
      <w:r w:rsidRPr="005425D8">
        <w:rPr>
          <w:rFonts w:ascii="Calibri" w:hAnsi="Calibri" w:cs="Calibri" w:hint="cs"/>
          <w:b/>
          <w:bCs/>
          <w:rtl/>
        </w:rPr>
        <w:t xml:space="preserve"> </w:t>
      </w:r>
      <w:r w:rsidR="00A82A7F">
        <w:rPr>
          <w:rFonts w:ascii="Calibri" w:hAnsi="Calibri" w:cs="Calibri" w:hint="cs"/>
          <w:b/>
          <w:bCs/>
          <w:rtl/>
        </w:rPr>
        <w:t xml:space="preserve">- </w:t>
      </w:r>
      <w:r w:rsidRPr="005425D8">
        <w:rPr>
          <w:rFonts w:ascii="Calibri" w:hAnsi="Calibri" w:cs="Calibri" w:hint="cs"/>
          <w:b/>
          <w:bCs/>
          <w:rtl/>
        </w:rPr>
        <w:t>קוד בסיסי</w:t>
      </w:r>
      <w:r>
        <w:rPr>
          <w:rFonts w:ascii="Calibri" w:hAnsi="Calibri" w:cs="Calibri" w:hint="cs"/>
          <w:b/>
          <w:bCs/>
          <w:rtl/>
        </w:rPr>
        <w:t>:</w:t>
      </w:r>
    </w:p>
    <w:p w14:paraId="4B9FBFB7" w14:textId="77777777" w:rsidR="00004E02" w:rsidRPr="00585431" w:rsidRDefault="00122614" w:rsidP="00004E02">
      <w:pPr>
        <w:keepNext/>
        <w:jc w:val="center"/>
        <w:rPr>
          <w:rFonts w:ascii="Calibri" w:hAnsi="Calibri" w:cs="Calibri"/>
          <w:rtl/>
        </w:rPr>
      </w:pPr>
      <w:r w:rsidRPr="00585431">
        <w:rPr>
          <w:rFonts w:ascii="Calibri" w:hAnsi="Calibri" w:cs="Calibri"/>
          <w:b/>
          <w:bCs/>
          <w:noProof/>
          <w:rtl/>
        </w:rPr>
        <w:drawing>
          <wp:inline distT="0" distB="0" distL="0" distR="0" wp14:anchorId="6BF5FBB9" wp14:editId="4BC38BC8">
            <wp:extent cx="4866687" cy="2289658"/>
            <wp:effectExtent l="0" t="0" r="0" b="0"/>
            <wp:docPr id="1711790855" name="תמונה 1" descr="תמונה שמכילה טקסט, תרשים, עלילה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90855" name="תמונה 1" descr="תמונה שמכילה טקסט, תרשים, עלילה, קו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1898" cy="22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F554" w14:textId="64ABDEF7" w:rsidR="007A353C" w:rsidRPr="00585431" w:rsidRDefault="000A5350" w:rsidP="000A5350">
      <w:pPr>
        <w:jc w:val="center"/>
        <w:rPr>
          <w:rFonts w:ascii="Calibri" w:hAnsi="Calibri" w:cs="Calibri"/>
        </w:rPr>
      </w:pPr>
      <w:r w:rsidRPr="00585431">
        <w:rPr>
          <w:rFonts w:ascii="Calibri" w:hAnsi="Calibri" w:cs="Calibri" w:hint="cs"/>
          <w:rtl/>
        </w:rPr>
        <w:t>התוצאה הכי גבוהה:</w:t>
      </w:r>
      <w:r w:rsidR="006A33CF" w:rsidRPr="00585431">
        <w:rPr>
          <w:rFonts w:ascii="Calibri" w:hAnsi="Calibri" w:cs="Calibri"/>
          <w:noProof/>
          <w:rtl/>
        </w:rPr>
        <w:drawing>
          <wp:inline distT="0" distB="0" distL="0" distR="0" wp14:anchorId="076E6320" wp14:editId="54BC2963">
            <wp:extent cx="6645910" cy="238760"/>
            <wp:effectExtent l="0" t="0" r="2540" b="889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C4844FAE-EB01-969F-074A-629B6C2A17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C4844FAE-EB01-969F-074A-629B6C2A17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7957" w14:textId="358E9241" w:rsidR="006F67E7" w:rsidRDefault="006F67E7" w:rsidP="006F67E7">
      <w:pPr>
        <w:jc w:val="center"/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>ארכיטקטור</w:t>
      </w:r>
      <w:r w:rsidR="00FA6997">
        <w:rPr>
          <w:rFonts w:ascii="Calibri" w:hAnsi="Calibri" w:cs="Calibri" w:hint="cs"/>
          <w:rtl/>
        </w:rPr>
        <w:t>ת</w:t>
      </w:r>
      <w:r>
        <w:rPr>
          <w:rFonts w:ascii="Calibri" w:hAnsi="Calibri" w:cs="Calibri" w:hint="cs"/>
          <w:rtl/>
        </w:rPr>
        <w:t xml:space="preserve"> המודל:</w:t>
      </w:r>
    </w:p>
    <w:p w14:paraId="73EADDF0" w14:textId="6981550B" w:rsidR="000A5350" w:rsidRDefault="006F67E7" w:rsidP="008436A3">
      <w:pPr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58277" behindDoc="1" locked="0" layoutInCell="1" allowOverlap="1" wp14:anchorId="62B9698F" wp14:editId="2BF823C7">
            <wp:simplePos x="0" y="0"/>
            <wp:positionH relativeFrom="column">
              <wp:posOffset>2156488</wp:posOffset>
            </wp:positionH>
            <wp:positionV relativeFrom="paragraph">
              <wp:posOffset>63500</wp:posOffset>
            </wp:positionV>
            <wp:extent cx="2433014" cy="1593046"/>
            <wp:effectExtent l="0" t="0" r="5715" b="7620"/>
            <wp:wrapTight wrapText="bothSides">
              <wp:wrapPolygon edited="0">
                <wp:start x="0" y="0"/>
                <wp:lineTo x="0" y="21445"/>
                <wp:lineTo x="21482" y="21445"/>
                <wp:lineTo x="21482" y="0"/>
                <wp:lineTo x="0" y="0"/>
              </wp:wrapPolygon>
            </wp:wrapTight>
            <wp:docPr id="311359183" name="תמונה 1">
              <a:extLst xmlns:a="http://schemas.openxmlformats.org/drawingml/2006/main">
                <a:ext uri="{FF2B5EF4-FFF2-40B4-BE49-F238E27FC236}">
                  <a16:creationId xmlns:a16="http://schemas.microsoft.com/office/drawing/2014/main" id="{B77CE762-2F5A-EA31-DB58-F948BF73E2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1">
                      <a:extLst>
                        <a:ext uri="{FF2B5EF4-FFF2-40B4-BE49-F238E27FC236}">
                          <a16:creationId xmlns:a16="http://schemas.microsoft.com/office/drawing/2014/main" id="{B77CE762-2F5A-EA31-DB58-F948BF73E2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014" cy="1593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2F315" w14:textId="5DD08382" w:rsidR="006F67E7" w:rsidRDefault="006F67E7" w:rsidP="008436A3">
      <w:pPr>
        <w:rPr>
          <w:rFonts w:ascii="Calibri" w:hAnsi="Calibri" w:cs="Calibri"/>
          <w:rtl/>
        </w:rPr>
      </w:pPr>
    </w:p>
    <w:p w14:paraId="655A350E" w14:textId="77777777" w:rsidR="006F67E7" w:rsidRDefault="006F67E7" w:rsidP="008436A3">
      <w:pPr>
        <w:rPr>
          <w:rFonts w:ascii="Calibri" w:hAnsi="Calibri" w:cs="Calibri"/>
          <w:rtl/>
        </w:rPr>
      </w:pPr>
    </w:p>
    <w:p w14:paraId="644765AD" w14:textId="77777777" w:rsidR="006F67E7" w:rsidRDefault="006F67E7" w:rsidP="008436A3">
      <w:pPr>
        <w:rPr>
          <w:rFonts w:ascii="Calibri" w:hAnsi="Calibri" w:cs="Calibri"/>
          <w:rtl/>
        </w:rPr>
      </w:pPr>
    </w:p>
    <w:p w14:paraId="078DDD9C" w14:textId="77777777" w:rsidR="006F67E7" w:rsidRDefault="006F67E7" w:rsidP="008436A3">
      <w:pPr>
        <w:rPr>
          <w:rFonts w:ascii="Calibri" w:hAnsi="Calibri" w:cs="Calibri"/>
          <w:rtl/>
        </w:rPr>
      </w:pPr>
    </w:p>
    <w:p w14:paraId="17487A24" w14:textId="77777777" w:rsidR="006F67E7" w:rsidRDefault="006F67E7" w:rsidP="008436A3">
      <w:pPr>
        <w:rPr>
          <w:rFonts w:ascii="Calibri" w:hAnsi="Calibri" w:cs="Calibri"/>
          <w:rtl/>
        </w:rPr>
      </w:pPr>
    </w:p>
    <w:p w14:paraId="352E5957" w14:textId="77777777" w:rsidR="006F67E7" w:rsidRDefault="006F67E7" w:rsidP="008436A3">
      <w:pPr>
        <w:rPr>
          <w:rFonts w:ascii="Calibri" w:hAnsi="Calibri" w:cs="Calibri"/>
          <w:rtl/>
        </w:rPr>
      </w:pPr>
    </w:p>
    <w:p w14:paraId="00D0EE6B" w14:textId="08FAE29B" w:rsidR="00990E36" w:rsidRDefault="00D06D5C" w:rsidP="008436A3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ריכזנו היפר </w:t>
      </w:r>
      <w:r w:rsidR="005E26AB">
        <w:rPr>
          <w:rFonts w:ascii="Calibri" w:hAnsi="Calibri" w:cs="Calibri"/>
          <w:rtl/>
        </w:rPr>
        <w:t>–</w:t>
      </w:r>
      <w:r w:rsidR="00447E50">
        <w:rPr>
          <w:rFonts w:ascii="Calibri" w:hAnsi="Calibri" w:cs="Calibri" w:hint="cs"/>
          <w:rtl/>
        </w:rPr>
        <w:t xml:space="preserve"> </w:t>
      </w:r>
      <w:r>
        <w:rPr>
          <w:rFonts w:ascii="Calibri" w:hAnsi="Calibri" w:cs="Calibri" w:hint="cs"/>
          <w:rtl/>
        </w:rPr>
        <w:t xml:space="preserve">פרמטרים שאנחנו יודעים שעושים להשפיע על הדיוק, בנוסף </w:t>
      </w:r>
      <w:r w:rsidR="00447E50">
        <w:rPr>
          <w:rFonts w:ascii="Calibri" w:hAnsi="Calibri" w:cs="Calibri" w:hint="cs"/>
          <w:rtl/>
        </w:rPr>
        <w:t>לפרמטרים</w:t>
      </w:r>
      <w:r>
        <w:rPr>
          <w:rFonts w:ascii="Calibri" w:hAnsi="Calibri" w:cs="Calibri" w:hint="cs"/>
          <w:rtl/>
        </w:rPr>
        <w:t xml:space="preserve"> של כותב הקוד</w:t>
      </w:r>
      <w:r w:rsidR="00990E36">
        <w:rPr>
          <w:rFonts w:ascii="Calibri" w:hAnsi="Calibri" w:cs="Calibri" w:hint="cs"/>
          <w:rtl/>
        </w:rPr>
        <w:t>:</w:t>
      </w:r>
    </w:p>
    <w:p w14:paraId="68248D60" w14:textId="30CE1519" w:rsidR="00990E36" w:rsidRPr="00080803" w:rsidRDefault="00990E36" w:rsidP="00990E3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3C1A45">
        <w:rPr>
          <w:rFonts w:ascii="Calibri" w:hAnsi="Calibri" w:cs="Calibri"/>
          <w:b/>
          <w:bCs/>
        </w:rPr>
        <w:t>Epochs</w:t>
      </w:r>
      <w:r w:rsidRPr="00080803">
        <w:rPr>
          <w:rFonts w:ascii="Calibri" w:hAnsi="Calibri" w:cs="Calibri" w:hint="cs"/>
          <w:rtl/>
        </w:rPr>
        <w:t xml:space="preserve"> </w:t>
      </w:r>
      <w:r w:rsidR="005E26AB">
        <w:rPr>
          <w:rFonts w:ascii="Calibri" w:hAnsi="Calibri" w:cs="Calibri"/>
          <w:rtl/>
        </w:rPr>
        <w:t>–</w:t>
      </w:r>
      <w:r w:rsidRPr="00080803">
        <w:rPr>
          <w:rFonts w:ascii="Calibri" w:hAnsi="Calibri" w:cs="Calibri" w:hint="cs"/>
          <w:rtl/>
        </w:rPr>
        <w:t xml:space="preserve"> מספר</w:t>
      </w:r>
      <w:r w:rsidRPr="00080803">
        <w:rPr>
          <w:rFonts w:ascii="Calibri" w:hAnsi="Calibri" w:cs="Calibri"/>
          <w:rtl/>
        </w:rPr>
        <w:t xml:space="preserve"> </w:t>
      </w:r>
      <w:r w:rsidR="001F1E25" w:rsidRPr="00080803">
        <w:rPr>
          <w:rFonts w:ascii="Calibri" w:hAnsi="Calibri" w:cs="Calibri" w:hint="cs"/>
          <w:rtl/>
        </w:rPr>
        <w:t xml:space="preserve">הריצות על כל סט התמונות של </w:t>
      </w:r>
      <w:r w:rsidR="00332743" w:rsidRPr="00080803">
        <w:rPr>
          <w:rFonts w:ascii="Calibri" w:hAnsi="Calibri" w:cs="Calibri" w:hint="cs"/>
          <w:rtl/>
        </w:rPr>
        <w:t>המודל,</w:t>
      </w:r>
      <w:r w:rsidR="001F1E25" w:rsidRPr="00080803">
        <w:rPr>
          <w:rFonts w:ascii="Calibri" w:hAnsi="Calibri" w:cs="Calibri" w:hint="cs"/>
          <w:rtl/>
        </w:rPr>
        <w:t xml:space="preserve"> </w:t>
      </w:r>
      <w:r w:rsidR="00B950C8" w:rsidRPr="00080803">
        <w:rPr>
          <w:rFonts w:ascii="Calibri" w:hAnsi="Calibri" w:cs="Calibri" w:hint="cs"/>
          <w:rtl/>
        </w:rPr>
        <w:t xml:space="preserve">בקוד </w:t>
      </w:r>
      <w:r w:rsidR="00523C8B" w:rsidRPr="00080803">
        <w:rPr>
          <w:rFonts w:ascii="Calibri" w:hAnsi="Calibri" w:cs="Calibri" w:hint="cs"/>
          <w:rtl/>
        </w:rPr>
        <w:t xml:space="preserve">המקורי: </w:t>
      </w:r>
      <w:r w:rsidR="00B950C8" w:rsidRPr="00080803">
        <w:rPr>
          <w:rFonts w:ascii="Calibri" w:hAnsi="Calibri" w:cs="Calibri"/>
        </w:rPr>
        <w:t xml:space="preserve"> </w:t>
      </w:r>
      <w:r w:rsidR="00B950C8" w:rsidRPr="00080803">
        <w:rPr>
          <w:rFonts w:ascii="Calibri" w:hAnsi="Calibri" w:cs="Calibri"/>
          <w:b/>
          <w:bCs/>
        </w:rPr>
        <w:t xml:space="preserve"> 8</w:t>
      </w:r>
    </w:p>
    <w:p w14:paraId="774CEAC6" w14:textId="2D142B9B" w:rsidR="00990E36" w:rsidRPr="00080803" w:rsidRDefault="00990E36" w:rsidP="00990E3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3C1A45">
        <w:rPr>
          <w:rFonts w:ascii="Calibri" w:hAnsi="Calibri" w:cs="Calibri"/>
          <w:b/>
          <w:bCs/>
        </w:rPr>
        <w:t>Regularization</w:t>
      </w:r>
      <w:r w:rsidRPr="00080803">
        <w:rPr>
          <w:rFonts w:ascii="Calibri" w:hAnsi="Calibri" w:cs="Calibri" w:hint="cs"/>
          <w:rtl/>
        </w:rPr>
        <w:t xml:space="preserve"> - טכניקות</w:t>
      </w:r>
      <w:r w:rsidR="00EE69F2">
        <w:rPr>
          <w:rFonts w:ascii="Calibri" w:hAnsi="Calibri" w:cs="Calibri" w:hint="cs"/>
          <w:rtl/>
        </w:rPr>
        <w:t xml:space="preserve"> לצמצום הת</w:t>
      </w:r>
      <w:r w:rsidR="00E87020">
        <w:rPr>
          <w:rFonts w:ascii="Calibri" w:hAnsi="Calibri" w:cs="Calibri" w:hint="cs"/>
          <w:rtl/>
        </w:rPr>
        <w:t>אמת יתר</w:t>
      </w:r>
      <w:r w:rsidR="00526DEC">
        <w:rPr>
          <w:rFonts w:ascii="Calibri" w:hAnsi="Calibri" w:cs="Calibri" w:hint="cs"/>
          <w:rtl/>
        </w:rPr>
        <w:t xml:space="preserve"> ע"י הוספת </w:t>
      </w:r>
      <w:r w:rsidR="00036DAC">
        <w:rPr>
          <w:rFonts w:ascii="Calibri" w:hAnsi="Calibri" w:cs="Calibri" w:hint="cs"/>
          <w:rtl/>
        </w:rPr>
        <w:t>קנסות</w:t>
      </w:r>
      <w:r w:rsidR="00526DEC">
        <w:rPr>
          <w:rFonts w:ascii="Calibri" w:hAnsi="Calibri" w:cs="Calibri" w:hint="cs"/>
          <w:rtl/>
        </w:rPr>
        <w:t xml:space="preserve"> </w:t>
      </w:r>
      <w:r w:rsidR="00855DD2">
        <w:rPr>
          <w:rFonts w:ascii="Calibri" w:hAnsi="Calibri" w:cs="Calibri" w:hint="cs"/>
          <w:rtl/>
        </w:rPr>
        <w:t>על משקלי</w:t>
      </w:r>
      <w:r w:rsidR="003571BA">
        <w:rPr>
          <w:rFonts w:ascii="Calibri" w:hAnsi="Calibri" w:cs="Calibri" w:hint="cs"/>
          <w:rtl/>
        </w:rPr>
        <w:t xml:space="preserve"> הפרמטרים</w:t>
      </w:r>
      <w:r w:rsidR="00626956">
        <w:rPr>
          <w:rFonts w:ascii="Calibri" w:hAnsi="Calibri" w:cs="Calibri"/>
          <w:rtl/>
        </w:rPr>
        <w:br/>
      </w:r>
      <w:r w:rsidR="00626956">
        <w:rPr>
          <w:rFonts w:ascii="Calibri" w:hAnsi="Calibri" w:cs="Calibri"/>
        </w:rPr>
        <w:t>L1</w:t>
      </w:r>
      <w:r w:rsidR="00626956">
        <w:rPr>
          <w:rFonts w:ascii="Calibri" w:hAnsi="Calibri" w:cs="Calibri" w:hint="cs"/>
          <w:rtl/>
        </w:rPr>
        <w:t xml:space="preserve"> מטרתו "לחסל" פיצ'רים חלשים</w:t>
      </w:r>
      <w:r w:rsidR="00973C54" w:rsidRPr="00080803">
        <w:rPr>
          <w:rFonts w:ascii="Calibri" w:hAnsi="Calibri" w:cs="Calibri" w:hint="cs"/>
          <w:rtl/>
        </w:rPr>
        <w:t xml:space="preserve"> </w:t>
      </w:r>
      <w:r w:rsidR="00133DC0">
        <w:rPr>
          <w:rFonts w:ascii="Calibri" w:hAnsi="Calibri" w:cs="Calibri" w:hint="cs"/>
          <w:rtl/>
        </w:rPr>
        <w:t>ו2</w:t>
      </w:r>
      <w:r w:rsidR="00133DC0">
        <w:rPr>
          <w:rFonts w:ascii="Calibri" w:hAnsi="Calibri" w:cs="Calibri"/>
        </w:rPr>
        <w:t>L</w:t>
      </w:r>
      <w:r w:rsidR="00133DC0">
        <w:rPr>
          <w:rFonts w:ascii="Calibri" w:hAnsi="Calibri" w:cs="Calibri" w:hint="cs"/>
          <w:rtl/>
        </w:rPr>
        <w:t xml:space="preserve"> לפזר משקלים באופן </w:t>
      </w:r>
      <w:r w:rsidR="00402884">
        <w:rPr>
          <w:rFonts w:ascii="Calibri" w:hAnsi="Calibri" w:cs="Calibri" w:hint="cs"/>
          <w:rtl/>
        </w:rPr>
        <w:t>שווה,</w:t>
      </w:r>
      <w:r w:rsidR="009B0709">
        <w:rPr>
          <w:rFonts w:ascii="Calibri" w:hAnsi="Calibri" w:cs="Calibri" w:hint="cs"/>
          <w:rtl/>
        </w:rPr>
        <w:t xml:space="preserve"> </w:t>
      </w:r>
      <w:r w:rsidR="00973C54" w:rsidRPr="00080803">
        <w:rPr>
          <w:rFonts w:ascii="Calibri" w:hAnsi="Calibri" w:cs="Calibri" w:hint="cs"/>
          <w:rtl/>
        </w:rPr>
        <w:t xml:space="preserve">בקוד </w:t>
      </w:r>
      <w:r w:rsidR="000F5172" w:rsidRPr="00080803">
        <w:rPr>
          <w:rFonts w:ascii="Calibri" w:hAnsi="Calibri" w:cs="Calibri" w:hint="cs"/>
          <w:rtl/>
        </w:rPr>
        <w:t>המקורי:</w:t>
      </w:r>
      <w:r w:rsidR="00973C54" w:rsidRPr="00080803">
        <w:rPr>
          <w:rFonts w:ascii="Calibri" w:hAnsi="Calibri" w:cs="Calibri" w:hint="cs"/>
          <w:rtl/>
        </w:rPr>
        <w:t xml:space="preserve"> </w:t>
      </w:r>
      <w:r w:rsidR="00DD778D" w:rsidRPr="00080803">
        <w:rPr>
          <w:rFonts w:ascii="Calibri" w:hAnsi="Calibri" w:cs="Calibri"/>
          <w:b/>
          <w:bCs/>
        </w:rPr>
        <w:t>L1 = 0.006</w:t>
      </w:r>
      <w:r w:rsidR="00402884">
        <w:rPr>
          <w:rFonts w:ascii="Calibri" w:hAnsi="Calibri" w:cs="Calibri"/>
          <w:b/>
          <w:bCs/>
        </w:rPr>
        <w:t xml:space="preserve"> </w:t>
      </w:r>
      <w:r w:rsidR="00DD778D" w:rsidRPr="00080803">
        <w:rPr>
          <w:rFonts w:ascii="Calibri" w:hAnsi="Calibri" w:cs="Calibri"/>
          <w:b/>
          <w:bCs/>
        </w:rPr>
        <w:t>,L2=0.016</w:t>
      </w:r>
    </w:p>
    <w:p w14:paraId="5CD79A46" w14:textId="064564DF" w:rsidR="00990E36" w:rsidRPr="00080803" w:rsidRDefault="00990E36" w:rsidP="00990E3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3C1A45">
        <w:rPr>
          <w:rFonts w:ascii="Calibri" w:hAnsi="Calibri" w:cs="Calibri"/>
          <w:b/>
          <w:bCs/>
        </w:rPr>
        <w:t>Batch</w:t>
      </w:r>
      <w:r w:rsidRPr="00080803">
        <w:rPr>
          <w:rFonts w:ascii="Calibri" w:hAnsi="Calibri" w:cs="Calibri"/>
        </w:rPr>
        <w:t xml:space="preserve"> </w:t>
      </w:r>
      <w:r w:rsidRPr="003C1A45">
        <w:rPr>
          <w:rFonts w:ascii="Calibri" w:hAnsi="Calibri" w:cs="Calibri"/>
          <w:b/>
          <w:bCs/>
        </w:rPr>
        <w:t>Size</w:t>
      </w:r>
      <w:r w:rsidRPr="00080803">
        <w:rPr>
          <w:rFonts w:ascii="Calibri" w:hAnsi="Calibri" w:cs="Calibri" w:hint="cs"/>
          <w:rtl/>
        </w:rPr>
        <w:t xml:space="preserve"> </w:t>
      </w:r>
      <w:r w:rsidR="005E26AB">
        <w:rPr>
          <w:rFonts w:ascii="Calibri" w:hAnsi="Calibri" w:cs="Calibri"/>
          <w:rtl/>
        </w:rPr>
        <w:t>–</w:t>
      </w:r>
      <w:r w:rsidRPr="00080803">
        <w:rPr>
          <w:rFonts w:ascii="Calibri" w:hAnsi="Calibri" w:cs="Calibri" w:hint="cs"/>
          <w:rtl/>
        </w:rPr>
        <w:t xml:space="preserve"> גודל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של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קבוצת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הדוגמאות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שמועברות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יחד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דרך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הרשת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בכל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שלב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של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האימון</w:t>
      </w:r>
      <w:r w:rsidR="005A6706" w:rsidRPr="00080803">
        <w:rPr>
          <w:rFonts w:ascii="Calibri" w:hAnsi="Calibri" w:cs="Calibri" w:hint="cs"/>
          <w:rtl/>
        </w:rPr>
        <w:t>,</w:t>
      </w:r>
      <w:r w:rsidR="00080803">
        <w:rPr>
          <w:rFonts w:ascii="Calibri" w:hAnsi="Calibri" w:cs="Calibri" w:hint="cs"/>
          <w:rtl/>
        </w:rPr>
        <w:t xml:space="preserve"> </w:t>
      </w:r>
      <w:r w:rsidR="005A6706" w:rsidRPr="00080803">
        <w:rPr>
          <w:rFonts w:ascii="Calibri" w:hAnsi="Calibri" w:cs="Calibri" w:hint="cs"/>
          <w:rtl/>
        </w:rPr>
        <w:t xml:space="preserve">בקוד </w:t>
      </w:r>
      <w:r w:rsidR="00F37B8E" w:rsidRPr="00080803">
        <w:rPr>
          <w:rFonts w:ascii="Calibri" w:hAnsi="Calibri" w:cs="Calibri" w:hint="cs"/>
          <w:rtl/>
        </w:rPr>
        <w:t>המקורי:</w:t>
      </w:r>
      <w:r w:rsidR="00597DCE" w:rsidRPr="00080803">
        <w:rPr>
          <w:rFonts w:ascii="Calibri" w:hAnsi="Calibri" w:cs="Calibri" w:hint="cs"/>
          <w:rtl/>
        </w:rPr>
        <w:t xml:space="preserve"> </w:t>
      </w:r>
      <w:r w:rsidR="00855DD2" w:rsidRPr="00080803">
        <w:rPr>
          <w:rFonts w:ascii="Calibri" w:hAnsi="Calibri" w:cs="Calibri" w:hint="cs"/>
          <w:b/>
          <w:bCs/>
          <w:rtl/>
        </w:rPr>
        <w:t>15</w:t>
      </w:r>
      <w:r w:rsidR="00855DD2" w:rsidRPr="00080803">
        <w:rPr>
          <w:rFonts w:ascii="Calibri" w:hAnsi="Calibri" w:cs="Calibri"/>
          <w:b/>
          <w:bCs/>
          <w:rtl/>
        </w:rPr>
        <w:t>.</w:t>
      </w:r>
    </w:p>
    <w:p w14:paraId="62D2D613" w14:textId="21EE465A" w:rsidR="00990E36" w:rsidRPr="00080803" w:rsidRDefault="00990E36" w:rsidP="00990E3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3C1A45">
        <w:rPr>
          <w:rFonts w:ascii="Calibri" w:hAnsi="Calibri" w:cs="Calibri"/>
          <w:b/>
          <w:bCs/>
        </w:rPr>
        <w:t>Image</w:t>
      </w:r>
      <w:r w:rsidRPr="00080803">
        <w:rPr>
          <w:rFonts w:ascii="Calibri" w:hAnsi="Calibri" w:cs="Calibri"/>
        </w:rPr>
        <w:t xml:space="preserve"> </w:t>
      </w:r>
      <w:r w:rsidRPr="003C1A45">
        <w:rPr>
          <w:rFonts w:ascii="Calibri" w:hAnsi="Calibri" w:cs="Calibri"/>
          <w:b/>
          <w:bCs/>
        </w:rPr>
        <w:t>Size</w:t>
      </w:r>
      <w:r w:rsidRPr="00080803">
        <w:rPr>
          <w:rFonts w:ascii="Calibri" w:hAnsi="Calibri" w:cs="Calibri" w:hint="cs"/>
          <w:rtl/>
        </w:rPr>
        <w:t xml:space="preserve"> </w:t>
      </w:r>
      <w:r w:rsidR="00A537A4">
        <w:rPr>
          <w:rFonts w:ascii="Calibri" w:hAnsi="Calibri" w:cs="Calibri"/>
          <w:rtl/>
        </w:rPr>
        <w:t>–</w:t>
      </w:r>
      <w:r w:rsidRPr="00080803">
        <w:rPr>
          <w:rFonts w:ascii="Calibri" w:hAnsi="Calibri" w:cs="Calibri" w:hint="cs"/>
          <w:rtl/>
        </w:rPr>
        <w:t xml:space="preserve"> </w:t>
      </w:r>
      <w:r w:rsidR="00A537A4">
        <w:rPr>
          <w:rFonts w:ascii="Calibri" w:hAnsi="Calibri" w:cs="Calibri" w:hint="cs"/>
          <w:rtl/>
        </w:rPr>
        <w:t>גודל ה</w:t>
      </w:r>
      <w:r w:rsidR="002B601B">
        <w:rPr>
          <w:rFonts w:ascii="Calibri" w:hAnsi="Calibri" w:cs="Calibri" w:hint="cs"/>
          <w:rtl/>
        </w:rPr>
        <w:t xml:space="preserve">תמונה שהמודל מקבל כקלט, נמדד </w:t>
      </w:r>
      <w:r w:rsidR="000127D9">
        <w:rPr>
          <w:rFonts w:ascii="Calibri" w:hAnsi="Calibri" w:cs="Calibri" w:hint="cs"/>
          <w:rtl/>
        </w:rPr>
        <w:t>בפיקסלים</w:t>
      </w:r>
      <w:r w:rsidR="000127D9" w:rsidRPr="00080803">
        <w:rPr>
          <w:rFonts w:ascii="Calibri" w:hAnsi="Calibri" w:cs="Calibri" w:hint="cs"/>
          <w:rtl/>
        </w:rPr>
        <w:t>:</w:t>
      </w:r>
      <w:r w:rsidR="00597DCE" w:rsidRPr="00080803">
        <w:rPr>
          <w:rFonts w:ascii="Calibri" w:hAnsi="Calibri" w:cs="Calibri" w:hint="cs"/>
          <w:rtl/>
        </w:rPr>
        <w:t xml:space="preserve"> </w:t>
      </w:r>
      <w:r w:rsidR="00613B6C" w:rsidRPr="00080803">
        <w:rPr>
          <w:rFonts w:ascii="Calibri" w:hAnsi="Calibri" w:cs="Calibri" w:hint="cs"/>
          <w:b/>
          <w:bCs/>
          <w:rtl/>
        </w:rPr>
        <w:t>220</w:t>
      </w:r>
    </w:p>
    <w:p w14:paraId="4D6B8F03" w14:textId="165EFA30" w:rsidR="00990E36" w:rsidRPr="00080803" w:rsidRDefault="00990E36" w:rsidP="00990E3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3C1A45">
        <w:rPr>
          <w:rFonts w:ascii="Calibri" w:hAnsi="Calibri" w:cs="Calibri"/>
          <w:b/>
          <w:bCs/>
        </w:rPr>
        <w:t>Dropout</w:t>
      </w:r>
      <w:r w:rsidRPr="00080803">
        <w:rPr>
          <w:rFonts w:ascii="Calibri" w:hAnsi="Calibri" w:cs="Calibri" w:hint="cs"/>
          <w:rtl/>
        </w:rPr>
        <w:t xml:space="preserve"> </w:t>
      </w:r>
      <w:r w:rsidR="005E26AB">
        <w:rPr>
          <w:rFonts w:ascii="Calibri" w:hAnsi="Calibri" w:cs="Calibri"/>
          <w:rtl/>
        </w:rPr>
        <w:t>–</w:t>
      </w:r>
      <w:r w:rsidRPr="00080803">
        <w:rPr>
          <w:rFonts w:ascii="Calibri" w:hAnsi="Calibri" w:cs="Calibri" w:hint="cs"/>
          <w:rtl/>
        </w:rPr>
        <w:t xml:space="preserve"> טכניקה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להפחתת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התאמת יתר</w:t>
      </w:r>
      <w:r w:rsidRPr="00080803">
        <w:rPr>
          <w:rFonts w:ascii="Calibri" w:hAnsi="Calibri" w:cs="Calibri"/>
          <w:rtl/>
        </w:rPr>
        <w:t xml:space="preserve"> </w:t>
      </w:r>
      <w:r w:rsidR="000127D9">
        <w:rPr>
          <w:rFonts w:ascii="Calibri" w:hAnsi="Calibri" w:cs="Calibri" w:hint="cs"/>
          <w:rtl/>
        </w:rPr>
        <w:t xml:space="preserve">ע"י </w:t>
      </w:r>
      <w:r w:rsidR="00584BB1">
        <w:rPr>
          <w:rFonts w:ascii="Calibri" w:hAnsi="Calibri" w:cs="Calibri" w:hint="cs"/>
          <w:rtl/>
        </w:rPr>
        <w:t>השבת נוירונים בא</w:t>
      </w:r>
      <w:r w:rsidR="00FB19A0">
        <w:rPr>
          <w:rFonts w:ascii="Calibri" w:hAnsi="Calibri" w:cs="Calibri" w:hint="cs"/>
          <w:rtl/>
        </w:rPr>
        <w:t xml:space="preserve">ופן </w:t>
      </w:r>
      <w:r w:rsidR="00F37B8E">
        <w:rPr>
          <w:rFonts w:ascii="Calibri" w:hAnsi="Calibri" w:cs="Calibri" w:hint="cs"/>
          <w:rtl/>
        </w:rPr>
        <w:t>אקראי,</w:t>
      </w:r>
      <w:r w:rsidR="00080803">
        <w:rPr>
          <w:rFonts w:ascii="Calibri" w:hAnsi="Calibri" w:cs="Calibri" w:hint="cs"/>
          <w:rtl/>
        </w:rPr>
        <w:t xml:space="preserve"> </w:t>
      </w:r>
      <w:r w:rsidR="00613B6C" w:rsidRPr="00080803">
        <w:rPr>
          <w:rFonts w:ascii="Calibri" w:hAnsi="Calibri" w:cs="Calibri" w:hint="cs"/>
          <w:rtl/>
        </w:rPr>
        <w:t>בקוד</w:t>
      </w:r>
      <w:r w:rsidR="00245E5A" w:rsidRPr="00080803">
        <w:rPr>
          <w:rFonts w:ascii="Calibri" w:hAnsi="Calibri" w:cs="Calibri" w:hint="cs"/>
          <w:rtl/>
        </w:rPr>
        <w:t xml:space="preserve"> </w:t>
      </w:r>
      <w:r w:rsidR="00F37B8E" w:rsidRPr="00080803">
        <w:rPr>
          <w:rFonts w:ascii="Calibri" w:hAnsi="Calibri" w:cs="Calibri" w:hint="cs"/>
          <w:rtl/>
        </w:rPr>
        <w:t>המקורי:</w:t>
      </w:r>
      <w:r w:rsidR="00245E5A" w:rsidRPr="00080803">
        <w:rPr>
          <w:rFonts w:ascii="Calibri" w:hAnsi="Calibri" w:cs="Calibri" w:hint="cs"/>
          <w:rtl/>
        </w:rPr>
        <w:t xml:space="preserve"> </w:t>
      </w:r>
      <w:r w:rsidR="00B06970" w:rsidRPr="00080803">
        <w:rPr>
          <w:rFonts w:ascii="Calibri" w:hAnsi="Calibri" w:cs="Calibri" w:hint="cs"/>
          <w:b/>
          <w:bCs/>
          <w:rtl/>
        </w:rPr>
        <w:t>0.4</w:t>
      </w:r>
    </w:p>
    <w:p w14:paraId="325A4673" w14:textId="1DA79B2D" w:rsidR="00990E36" w:rsidRPr="00080803" w:rsidRDefault="00990E36" w:rsidP="00990E36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3C1A45">
        <w:rPr>
          <w:rFonts w:ascii="Calibri" w:hAnsi="Calibri" w:cs="Calibri"/>
          <w:b/>
          <w:bCs/>
        </w:rPr>
        <w:t>Activation</w:t>
      </w:r>
      <w:r w:rsidRPr="00080803">
        <w:rPr>
          <w:rFonts w:ascii="Calibri" w:hAnsi="Calibri" w:cs="Calibri"/>
        </w:rPr>
        <w:t xml:space="preserve"> </w:t>
      </w:r>
      <w:r w:rsidRPr="003C1A45">
        <w:rPr>
          <w:rFonts w:ascii="Calibri" w:hAnsi="Calibri" w:cs="Calibri"/>
          <w:b/>
          <w:bCs/>
        </w:rPr>
        <w:t>Function</w:t>
      </w:r>
      <w:r w:rsidRPr="00080803">
        <w:rPr>
          <w:rFonts w:ascii="Calibri" w:hAnsi="Calibri" w:cs="Calibri" w:hint="cs"/>
          <w:rtl/>
        </w:rPr>
        <w:t xml:space="preserve"> </w:t>
      </w:r>
      <w:r w:rsidR="005E26AB">
        <w:rPr>
          <w:rFonts w:ascii="Calibri" w:hAnsi="Calibri" w:cs="Calibri"/>
          <w:rtl/>
        </w:rPr>
        <w:t>–</w:t>
      </w:r>
      <w:r w:rsidRPr="00080803">
        <w:rPr>
          <w:rFonts w:ascii="Calibri" w:hAnsi="Calibri" w:cs="Calibri" w:hint="cs"/>
          <w:rtl/>
        </w:rPr>
        <w:t xml:space="preserve"> פונקציה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שמופעלת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על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ידי</w:t>
      </w:r>
      <w:r w:rsidRPr="00080803">
        <w:rPr>
          <w:rFonts w:ascii="Calibri" w:hAnsi="Calibri" w:cs="Calibri"/>
          <w:rtl/>
        </w:rPr>
        <w:t xml:space="preserve"> </w:t>
      </w:r>
      <w:r w:rsidRPr="00080803">
        <w:rPr>
          <w:rFonts w:ascii="Calibri" w:hAnsi="Calibri" w:cs="Calibri" w:hint="cs"/>
          <w:rtl/>
        </w:rPr>
        <w:t>כל</w:t>
      </w:r>
      <w:r w:rsidRPr="00080803">
        <w:rPr>
          <w:rFonts w:ascii="Calibri" w:hAnsi="Calibri" w:cs="Calibri"/>
          <w:rtl/>
        </w:rPr>
        <w:t xml:space="preserve"> </w:t>
      </w:r>
      <w:r w:rsidR="00402884" w:rsidRPr="00080803">
        <w:rPr>
          <w:rFonts w:ascii="Calibri" w:hAnsi="Calibri" w:cs="Calibri" w:hint="cs"/>
          <w:rtl/>
        </w:rPr>
        <w:t>נוירון,</w:t>
      </w:r>
      <w:r w:rsidR="00B06970" w:rsidRPr="00080803">
        <w:rPr>
          <w:rFonts w:ascii="Calibri" w:hAnsi="Calibri" w:cs="Calibri" w:hint="cs"/>
          <w:rtl/>
        </w:rPr>
        <w:t xml:space="preserve"> בקוד </w:t>
      </w:r>
      <w:r w:rsidR="00526DEC" w:rsidRPr="00080803">
        <w:rPr>
          <w:rFonts w:ascii="Calibri" w:hAnsi="Calibri" w:cs="Calibri" w:hint="cs"/>
          <w:rtl/>
        </w:rPr>
        <w:t>המקורי:</w:t>
      </w:r>
      <w:r w:rsidR="00B06970" w:rsidRPr="00080803">
        <w:rPr>
          <w:rFonts w:ascii="Calibri" w:hAnsi="Calibri" w:cs="Calibri" w:hint="cs"/>
          <w:rtl/>
        </w:rPr>
        <w:t xml:space="preserve"> </w:t>
      </w:r>
      <w:r w:rsidR="00B06970" w:rsidRPr="00080803">
        <w:rPr>
          <w:rFonts w:ascii="Calibri" w:hAnsi="Calibri" w:cs="Calibri"/>
          <w:b/>
          <w:bCs/>
        </w:rPr>
        <w:t>RelU</w:t>
      </w:r>
    </w:p>
    <w:p w14:paraId="63E2BF6B" w14:textId="4F0A7BA6" w:rsidR="00494CFF" w:rsidRPr="00FA6997" w:rsidRDefault="0001107B" w:rsidP="00C57AFF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בהמשך </w:t>
      </w:r>
      <w:r w:rsidR="00805B18">
        <w:rPr>
          <w:rFonts w:ascii="Calibri" w:hAnsi="Calibri" w:cs="Calibri" w:hint="cs"/>
          <w:rtl/>
        </w:rPr>
        <w:t>חקיר</w:t>
      </w:r>
      <w:r w:rsidR="00111D4D">
        <w:rPr>
          <w:rFonts w:ascii="Calibri" w:hAnsi="Calibri" w:cs="Calibri" w:hint="cs"/>
          <w:rtl/>
        </w:rPr>
        <w:t>ת המודל</w:t>
      </w:r>
      <w:r>
        <w:rPr>
          <w:rFonts w:ascii="Calibri" w:hAnsi="Calibri" w:cs="Calibri" w:hint="cs"/>
          <w:rtl/>
        </w:rPr>
        <w:t xml:space="preserve"> כל פעם </w:t>
      </w:r>
      <w:r w:rsidR="00805B18">
        <w:rPr>
          <w:rFonts w:ascii="Calibri" w:hAnsi="Calibri" w:cs="Calibri" w:hint="cs"/>
          <w:rtl/>
        </w:rPr>
        <w:t xml:space="preserve">שינינו את </w:t>
      </w:r>
      <w:r>
        <w:rPr>
          <w:rFonts w:ascii="Calibri" w:hAnsi="Calibri" w:cs="Calibri" w:hint="cs"/>
          <w:rtl/>
        </w:rPr>
        <w:t>אחד הפ</w:t>
      </w:r>
      <w:r w:rsidR="00166DAB">
        <w:rPr>
          <w:rFonts w:ascii="Calibri" w:hAnsi="Calibri" w:cs="Calibri" w:hint="cs"/>
          <w:rtl/>
        </w:rPr>
        <w:t xml:space="preserve">רמטרים </w:t>
      </w:r>
      <w:r w:rsidR="00F6592C">
        <w:rPr>
          <w:rFonts w:ascii="Calibri" w:hAnsi="Calibri" w:cs="Calibri" w:hint="cs"/>
          <w:rtl/>
        </w:rPr>
        <w:t xml:space="preserve">ובדקנו </w:t>
      </w:r>
      <w:r w:rsidR="00805B18">
        <w:rPr>
          <w:rFonts w:ascii="Calibri" w:hAnsi="Calibri" w:cs="Calibri" w:hint="cs"/>
          <w:rtl/>
        </w:rPr>
        <w:t>ה</w:t>
      </w:r>
      <w:r w:rsidR="00F6592C">
        <w:rPr>
          <w:rFonts w:ascii="Calibri" w:hAnsi="Calibri" w:cs="Calibri" w:hint="cs"/>
          <w:rtl/>
        </w:rPr>
        <w:t>אם הוא שיפר את תוצאת המודל, אם כן</w:t>
      </w:r>
      <w:r w:rsidR="00805B18">
        <w:rPr>
          <w:rFonts w:ascii="Calibri" w:hAnsi="Calibri" w:cs="Calibri" w:hint="cs"/>
          <w:rtl/>
        </w:rPr>
        <w:t xml:space="preserve"> רשמנו לעצמנו ושמרנו אותו</w:t>
      </w:r>
      <w:r w:rsidR="000F5172">
        <w:rPr>
          <w:rFonts w:ascii="Calibri" w:hAnsi="Calibri" w:cs="Calibri" w:hint="cs"/>
          <w:rtl/>
        </w:rPr>
        <w:t xml:space="preserve">. </w:t>
      </w:r>
      <w:r w:rsidR="00805B18">
        <w:rPr>
          <w:rFonts w:ascii="Calibri" w:hAnsi="Calibri" w:cs="Calibri" w:hint="cs"/>
          <w:rtl/>
        </w:rPr>
        <w:t xml:space="preserve"> אם לא עברנו לפרמטר אחר.</w:t>
      </w:r>
    </w:p>
    <w:p w14:paraId="3F332029" w14:textId="77777777" w:rsidR="00704948" w:rsidRDefault="00704948" w:rsidP="00FA6997">
      <w:pPr>
        <w:rPr>
          <w:rFonts w:ascii="Calibri" w:hAnsi="Calibri" w:cs="Calibri"/>
          <w:rtl/>
        </w:rPr>
      </w:pPr>
    </w:p>
    <w:p w14:paraId="2B81BB1B" w14:textId="77777777" w:rsidR="000F5172" w:rsidRPr="00FA6997" w:rsidRDefault="000F5172" w:rsidP="00FA6997">
      <w:pPr>
        <w:rPr>
          <w:rFonts w:ascii="Calibri" w:hAnsi="Calibri" w:cs="Calibri"/>
          <w:rtl/>
        </w:rPr>
      </w:pPr>
    </w:p>
    <w:p w14:paraId="7E032EFB" w14:textId="13AB9A4D" w:rsidR="00805B18" w:rsidRDefault="00805B18" w:rsidP="00C57AFF">
      <w:pPr>
        <w:rPr>
          <w:rFonts w:ascii="Calibri" w:hAnsi="Calibri" w:cs="Calibri"/>
          <w:rtl/>
        </w:rPr>
      </w:pPr>
      <w:r w:rsidRPr="00F326E1">
        <w:rPr>
          <w:rFonts w:ascii="Calibri" w:hAnsi="Calibri" w:cs="Calibri" w:hint="cs"/>
          <w:b/>
          <w:bCs/>
          <w:rtl/>
        </w:rPr>
        <w:t>ראשית</w:t>
      </w:r>
      <w:r>
        <w:rPr>
          <w:rFonts w:ascii="Calibri" w:hAnsi="Calibri" w:cs="Calibri" w:hint="cs"/>
          <w:rtl/>
        </w:rPr>
        <w:t xml:space="preserve">, </w:t>
      </w:r>
      <w:r w:rsidR="006F5963">
        <w:rPr>
          <w:rFonts w:ascii="Calibri" w:hAnsi="Calibri" w:cs="Calibri" w:hint="cs"/>
          <w:rtl/>
        </w:rPr>
        <w:t xml:space="preserve">שמנו לב כי המודל המקורי עשה רק 8 </w:t>
      </w:r>
      <w:r w:rsidR="006F5963" w:rsidRPr="00FA569D">
        <w:rPr>
          <w:rFonts w:ascii="Calibri" w:hAnsi="Calibri" w:cs="Calibri"/>
        </w:rPr>
        <w:t>Epochs</w:t>
      </w:r>
      <w:r w:rsidR="006F5963">
        <w:rPr>
          <w:rFonts w:ascii="Calibri" w:hAnsi="Calibri" w:cs="Calibri" w:hint="cs"/>
          <w:rtl/>
        </w:rPr>
        <w:t xml:space="preserve">,  וראינו כי המודל עצר בעליה ולכן ביצענו ריצה עם 150 </w:t>
      </w:r>
      <w:r w:rsidR="006F5963" w:rsidRPr="00FA569D">
        <w:rPr>
          <w:rFonts w:ascii="Calibri" w:hAnsi="Calibri" w:cs="Calibri"/>
        </w:rPr>
        <w:t>Epochs</w:t>
      </w:r>
    </w:p>
    <w:p w14:paraId="3C991097" w14:textId="03D878FA" w:rsidR="003F7FAC" w:rsidRPr="004B16E7" w:rsidRDefault="00A82A7F" w:rsidP="00A82A7F">
      <w:pPr>
        <w:jc w:val="center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 xml:space="preserve">גרף 2 </w:t>
      </w:r>
      <w:r w:rsidR="005E26AB">
        <w:rPr>
          <w:rFonts w:ascii="Calibri" w:hAnsi="Calibri" w:cs="Calibri"/>
          <w:b/>
          <w:bCs/>
          <w:u w:val="single"/>
          <w:rtl/>
        </w:rPr>
        <w:t>–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מספר </w:t>
      </w:r>
      <w:r w:rsidRPr="004B16E7">
        <w:rPr>
          <w:rFonts w:ascii="Calibri" w:hAnsi="Calibri" w:cs="Calibri"/>
          <w:b/>
          <w:bCs/>
          <w:kern w:val="0"/>
          <w:u w:val="single"/>
          <w14:ligatures w14:val="none"/>
        </w:rPr>
        <w:t>Epochs</w:t>
      </w:r>
      <w:r w:rsidRPr="004B16E7">
        <w:rPr>
          <w:rFonts w:ascii="Calibri" w:hAnsi="Calibri" w:cs="Calibri" w:hint="cs"/>
          <w:b/>
          <w:bCs/>
          <w:kern w:val="0"/>
          <w:u w:val="single"/>
          <w:rtl/>
          <w14:ligatures w14:val="none"/>
        </w:rPr>
        <w:t xml:space="preserve"> ל 150</w:t>
      </w:r>
    </w:p>
    <w:p w14:paraId="06F11934" w14:textId="1070CBF6" w:rsidR="00735714" w:rsidRPr="00CF778A" w:rsidRDefault="00A605B6" w:rsidP="00735714">
      <w:pPr>
        <w:pStyle w:val="ListParagraph"/>
        <w:ind w:left="360"/>
        <w:rPr>
          <w:rFonts w:ascii="Calibri" w:hAnsi="Calibri" w:cs="Calibri"/>
          <w:rtl/>
        </w:rPr>
      </w:pPr>
      <w:r w:rsidRPr="00263594">
        <w:rPr>
          <w:rFonts w:ascii="Calibri" w:hAnsi="Calibri" w:cs="Calibri"/>
          <w:noProof/>
          <w:rtl/>
        </w:rPr>
        <w:drawing>
          <wp:anchor distT="0" distB="0" distL="114300" distR="114300" simplePos="0" relativeHeight="251658262" behindDoc="1" locked="0" layoutInCell="1" allowOverlap="1" wp14:anchorId="3DC3155D" wp14:editId="7134FBA9">
            <wp:simplePos x="0" y="0"/>
            <wp:positionH relativeFrom="column">
              <wp:posOffset>945543</wp:posOffset>
            </wp:positionH>
            <wp:positionV relativeFrom="paragraph">
              <wp:posOffset>6985</wp:posOffset>
            </wp:positionV>
            <wp:extent cx="4880717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99" y="21420"/>
                <wp:lineTo x="21499" y="0"/>
                <wp:lineTo x="0" y="0"/>
              </wp:wrapPolygon>
            </wp:wrapTight>
            <wp:docPr id="164350300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0300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71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D4BF6" w14:textId="4F873107" w:rsidR="007A2631" w:rsidRPr="00CF778A" w:rsidRDefault="007A2631" w:rsidP="007A2631">
      <w:pPr>
        <w:pStyle w:val="ListParagraph"/>
        <w:ind w:left="360"/>
        <w:rPr>
          <w:rFonts w:ascii="Calibri" w:hAnsi="Calibri" w:cs="Calibri"/>
          <w:rtl/>
        </w:rPr>
      </w:pPr>
    </w:p>
    <w:p w14:paraId="4FA0408E" w14:textId="4A2EB62F" w:rsidR="00974838" w:rsidRDefault="00974838" w:rsidP="00B83C46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48B4C207" w14:textId="77777777" w:rsidR="000A5350" w:rsidRDefault="000A5350" w:rsidP="00B83C46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451F3089" w14:textId="77777777" w:rsidR="000A5350" w:rsidRDefault="000A5350" w:rsidP="00B83C46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04A8B597" w14:textId="77777777" w:rsidR="000A5350" w:rsidRDefault="000A5350" w:rsidP="00B83C46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792A50C5" w14:textId="77777777" w:rsidR="000A5350" w:rsidRDefault="000A5350" w:rsidP="00B83C46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55509E98" w14:textId="77777777" w:rsidR="000A5350" w:rsidRDefault="000A5350" w:rsidP="00B83C46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19DB5F35" w14:textId="1EEC2B19" w:rsidR="00FA2BF7" w:rsidRDefault="00242D11" w:rsidP="00FB0A45">
      <w:pPr>
        <w:rPr>
          <w:rFonts w:ascii="Calibri" w:hAnsi="Calibri" w:cs="Calibri"/>
          <w:u w:val="single"/>
          <w:rtl/>
        </w:rPr>
      </w:pPr>
      <w:r>
        <w:rPr>
          <w:rFonts w:ascii="Calibri" w:hAnsi="Calibri" w:cs="Calibri"/>
          <w:u w:val="single"/>
          <w:rtl/>
        </w:rPr>
        <w:br/>
      </w:r>
    </w:p>
    <w:p w14:paraId="5F283A3E" w14:textId="77777777" w:rsidR="00242D11" w:rsidRDefault="00242D11" w:rsidP="00A12DD9">
      <w:pPr>
        <w:rPr>
          <w:rFonts w:ascii="Calibri" w:hAnsi="Calibri" w:cs="Calibri"/>
          <w:u w:val="single"/>
          <w:rtl/>
        </w:rPr>
      </w:pPr>
      <w:r>
        <w:rPr>
          <w:rFonts w:ascii="Calibri" w:hAnsi="Calibri" w:cs="Calibri"/>
          <w:u w:val="single"/>
          <w:rtl/>
        </w:rPr>
        <w:br/>
      </w:r>
    </w:p>
    <w:p w14:paraId="6B4D3CB9" w14:textId="77777777" w:rsidR="008B3840" w:rsidRDefault="008B3840" w:rsidP="00A12DD9">
      <w:pPr>
        <w:rPr>
          <w:rFonts w:ascii="Calibri" w:hAnsi="Calibri" w:cs="Calibri"/>
          <w:u w:val="single"/>
          <w:rtl/>
        </w:rPr>
      </w:pPr>
    </w:p>
    <w:p w14:paraId="6BABB688" w14:textId="77777777" w:rsidR="00242D11" w:rsidRDefault="00242D11" w:rsidP="00A12DD9">
      <w:pPr>
        <w:rPr>
          <w:rFonts w:ascii="Calibri" w:hAnsi="Calibri" w:cs="Calibri"/>
          <w:rtl/>
        </w:rPr>
      </w:pPr>
    </w:p>
    <w:p w14:paraId="5AD9A3C3" w14:textId="0B2BB6B4" w:rsidR="006F5454" w:rsidRDefault="006F5454" w:rsidP="006F5454">
      <w:pPr>
        <w:jc w:val="center"/>
        <w:rPr>
          <w:rFonts w:ascii="Calibri" w:hAnsi="Calibri" w:cs="Calibri"/>
          <w:rtl/>
        </w:rPr>
      </w:pPr>
      <w:r w:rsidRPr="00585431">
        <w:rPr>
          <w:rFonts w:ascii="Calibri" w:hAnsi="Calibri" w:cs="Calibri" w:hint="cs"/>
          <w:rtl/>
        </w:rPr>
        <w:t>התוצאה הכי גבוהה:</w:t>
      </w:r>
      <w:r w:rsidRPr="00447823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63" behindDoc="1" locked="0" layoutInCell="1" allowOverlap="1" wp14:anchorId="5C5BDA7F" wp14:editId="23BEE30F">
            <wp:simplePos x="0" y="0"/>
            <wp:positionH relativeFrom="column">
              <wp:posOffset>-4445</wp:posOffset>
            </wp:positionH>
            <wp:positionV relativeFrom="paragraph">
              <wp:posOffset>181610</wp:posOffset>
            </wp:positionV>
            <wp:extent cx="6645910" cy="230505"/>
            <wp:effectExtent l="0" t="0" r="2540" b="0"/>
            <wp:wrapTight wrapText="bothSides">
              <wp:wrapPolygon edited="0">
                <wp:start x="0" y="0"/>
                <wp:lineTo x="0" y="19636"/>
                <wp:lineTo x="21546" y="19636"/>
                <wp:lineTo x="21546" y="0"/>
                <wp:lineTo x="0" y="0"/>
              </wp:wrapPolygon>
            </wp:wrapTight>
            <wp:docPr id="3997685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2216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C5351" w14:textId="48129A69" w:rsidR="00D87494" w:rsidRPr="00A12DD9" w:rsidRDefault="00F9594B" w:rsidP="007245E9">
      <w:pPr>
        <w:rPr>
          <w:rFonts w:ascii="Calibri" w:hAnsi="Calibri" w:cs="Calibri"/>
          <w:rtl/>
        </w:rPr>
      </w:pPr>
      <w:del w:id="5" w:author="Microsoft Word" w:date="2024-04-03T18:53:00Z" w16du:dateUtc="2024-04-03T15:53:00Z">
        <w:r w:rsidRPr="00726240">
          <w:rPr>
            <w:rFonts w:ascii="Calibri" w:hAnsi="Calibri" w:cs="Calibri"/>
            <w:u w:val="single"/>
            <w:rtl/>
          </w:rPr>
          <w:br/>
        </w:r>
      </w:del>
      <w:r w:rsidR="00A12DD9">
        <w:rPr>
          <w:rFonts w:ascii="Calibri" w:hAnsi="Calibri" w:cs="Calibri" w:hint="cs"/>
          <w:rtl/>
        </w:rPr>
        <w:t>מגרף 2 ניתן לראות כי יש שיפור ב</w:t>
      </w:r>
      <w:r w:rsidR="00A12DD9" w:rsidRPr="00A12DD9">
        <w:rPr>
          <w:rFonts w:ascii="Calibri" w:hAnsi="Calibri" w:cs="Calibri"/>
        </w:rPr>
        <w:t xml:space="preserve"> </w:t>
      </w:r>
      <w:r w:rsidR="00A12DD9">
        <w:rPr>
          <w:rFonts w:ascii="Calibri" w:hAnsi="Calibri" w:cs="Calibri"/>
        </w:rPr>
        <w:t xml:space="preserve">Val accuracy </w:t>
      </w:r>
      <w:r w:rsidR="00A12DD9">
        <w:rPr>
          <w:rFonts w:ascii="Calibri" w:hAnsi="Calibri" w:cs="Calibri" w:hint="cs"/>
          <w:rtl/>
        </w:rPr>
        <w:t xml:space="preserve"> עצמו לאורך הריצות אולם </w:t>
      </w:r>
      <w:r w:rsidR="00413DDC">
        <w:rPr>
          <w:rFonts w:ascii="Calibri" w:hAnsi="Calibri" w:cs="Calibri" w:hint="cs"/>
          <w:rtl/>
        </w:rPr>
        <w:t xml:space="preserve">הוא מתחיל להישאר אותו מספר </w:t>
      </w:r>
      <w:del w:id="6" w:author="Microsoft Word" w:date="2024-04-03T18:53:00Z" w16du:dateUtc="2024-04-03T15:53:00Z">
        <w:r w:rsidR="00413DDC">
          <w:rPr>
            <w:rFonts w:ascii="Calibri" w:hAnsi="Calibri" w:cs="Calibri" w:hint="cs"/>
            <w:rtl/>
          </w:rPr>
          <w:delText>ולכן</w:delText>
        </w:r>
      </w:del>
      <w:ins w:id="7" w:author="Microsoft Word" w:date="2024-04-03T18:53:00Z" w16du:dateUtc="2024-04-03T15:53:00Z">
        <w:r w:rsidR="006F5454">
          <w:rPr>
            <w:rFonts w:ascii="Calibri" w:hAnsi="Calibri" w:cs="Calibri" w:hint="cs"/>
            <w:rtl/>
          </w:rPr>
          <w:t xml:space="preserve">וניתן לראות התאמת יתר מאוד גדולה ולכן </w:t>
        </w:r>
      </w:ins>
      <w:r w:rsidR="00413DDC">
        <w:rPr>
          <w:rFonts w:ascii="Calibri" w:hAnsi="Calibri" w:cs="Calibri" w:hint="cs"/>
          <w:rtl/>
        </w:rPr>
        <w:t xml:space="preserve"> נבדוק אותו מודל עם 50 </w:t>
      </w:r>
      <w:r w:rsidR="00413DDC">
        <w:rPr>
          <w:rFonts w:ascii="Calibri" w:hAnsi="Calibri" w:cs="Calibri"/>
          <w:kern w:val="0"/>
          <w14:ligatures w14:val="none"/>
        </w:rPr>
        <w:t>Epochs</w:t>
      </w:r>
    </w:p>
    <w:p w14:paraId="00D55EB2" w14:textId="4C2CEE81" w:rsidR="00413DDC" w:rsidRPr="004B16E7" w:rsidRDefault="00413DDC" w:rsidP="00413DDC">
      <w:pPr>
        <w:jc w:val="center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 xml:space="preserve">גרף 3 </w:t>
      </w:r>
      <w:r w:rsidR="005E26AB">
        <w:rPr>
          <w:rFonts w:ascii="Calibri" w:hAnsi="Calibri" w:cs="Calibri"/>
          <w:b/>
          <w:bCs/>
          <w:u w:val="single"/>
          <w:rtl/>
        </w:rPr>
        <w:t>–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מספר </w:t>
      </w:r>
      <w:r w:rsidRPr="004B16E7">
        <w:rPr>
          <w:rFonts w:ascii="Calibri" w:hAnsi="Calibri" w:cs="Calibri"/>
          <w:b/>
          <w:bCs/>
          <w:kern w:val="0"/>
          <w:u w:val="single"/>
          <w14:ligatures w14:val="none"/>
        </w:rPr>
        <w:t>Epochs</w:t>
      </w:r>
      <w:r w:rsidRPr="004B16E7">
        <w:rPr>
          <w:rFonts w:ascii="Calibri" w:hAnsi="Calibri" w:cs="Calibri" w:hint="cs"/>
          <w:b/>
          <w:bCs/>
          <w:kern w:val="0"/>
          <w:u w:val="single"/>
          <w:rtl/>
          <w14:ligatures w14:val="none"/>
        </w:rPr>
        <w:t xml:space="preserve"> ל 50</w:t>
      </w:r>
    </w:p>
    <w:p w14:paraId="56043562" w14:textId="050BB0FE" w:rsidR="004B16E7" w:rsidRPr="00585431" w:rsidRDefault="004B16E7" w:rsidP="00413DDC">
      <w:pPr>
        <w:jc w:val="center"/>
        <w:rPr>
          <w:rFonts w:ascii="Calibri" w:hAnsi="Calibri" w:cs="Calibri"/>
          <w:b/>
          <w:bCs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41" behindDoc="0" locked="0" layoutInCell="1" allowOverlap="1" wp14:anchorId="37C03B4A" wp14:editId="3DF1A2C3">
            <wp:simplePos x="0" y="0"/>
            <wp:positionH relativeFrom="column">
              <wp:posOffset>812749</wp:posOffset>
            </wp:positionH>
            <wp:positionV relativeFrom="paragraph">
              <wp:posOffset>87020</wp:posOffset>
            </wp:positionV>
            <wp:extent cx="5101338" cy="2286000"/>
            <wp:effectExtent l="0" t="0" r="4445" b="0"/>
            <wp:wrapSquare wrapText="bothSides"/>
            <wp:docPr id="1208834738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34738" name="Picture 1" descr="A graph of different colored lines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33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62611" w14:textId="13BAF416" w:rsidR="00D87494" w:rsidRDefault="00D87494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4193FFF7" w14:textId="77777777" w:rsidR="00413DDC" w:rsidRDefault="00413DDC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66391F0D" w14:textId="77777777" w:rsidR="00413DDC" w:rsidRDefault="00413DDC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35526D46" w14:textId="77777777" w:rsidR="00413DDC" w:rsidRDefault="00413DDC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72D4EDF2" w14:textId="77777777" w:rsidR="00413DDC" w:rsidRDefault="00413DDC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78F173C4" w14:textId="77777777" w:rsidR="00413DDC" w:rsidRDefault="00413DDC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47577E10" w14:textId="77777777" w:rsidR="00413DDC" w:rsidRDefault="00413DDC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523FF824" w14:textId="77777777" w:rsidR="00413DDC" w:rsidRDefault="00413DDC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7A9E91D4" w14:textId="77777777" w:rsidR="00413DDC" w:rsidRDefault="00413DDC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28757EE7" w14:textId="4559B7A1" w:rsidR="00585431" w:rsidRPr="00585431" w:rsidRDefault="00242D11" w:rsidP="00652BD9">
      <w:pPr>
        <w:jc w:val="center"/>
        <w:rPr>
          <w:rFonts w:ascii="Calibri" w:hAnsi="Calibri" w:cs="Calibri"/>
          <w:noProof/>
          <w:rtl/>
        </w:rPr>
      </w:pPr>
      <w:r>
        <w:rPr>
          <w:rFonts w:ascii="Calibri" w:hAnsi="Calibri" w:cs="Calibri"/>
          <w:noProof/>
          <w:rtl/>
        </w:rPr>
        <w:br/>
      </w:r>
      <w:r>
        <w:rPr>
          <w:rFonts w:ascii="Calibri" w:hAnsi="Calibri" w:cs="Calibri"/>
          <w:noProof/>
          <w:rtl/>
        </w:rPr>
        <w:br/>
      </w:r>
    </w:p>
    <w:p w14:paraId="5B12C34D" w14:textId="3E922CD3" w:rsidR="00413DDC" w:rsidRPr="00413DDC" w:rsidRDefault="00585431" w:rsidP="00652BD9">
      <w:pPr>
        <w:jc w:val="center"/>
        <w:rPr>
          <w:rFonts w:ascii="Calibri" w:hAnsi="Calibri" w:cs="Calibri"/>
          <w:b/>
          <w:bCs/>
        </w:rPr>
      </w:pPr>
      <w:r w:rsidRPr="00585431">
        <w:rPr>
          <w:rFonts w:ascii="Calibri" w:hAnsi="Calibri" w:cs="Calibri"/>
          <w:noProof/>
        </w:rPr>
        <w:drawing>
          <wp:anchor distT="0" distB="0" distL="114300" distR="114300" simplePos="0" relativeHeight="251658252" behindDoc="0" locked="0" layoutInCell="1" allowOverlap="1" wp14:anchorId="78CBFE00" wp14:editId="0E7694F8">
            <wp:simplePos x="0" y="0"/>
            <wp:positionH relativeFrom="margin">
              <wp:posOffset>-158801</wp:posOffset>
            </wp:positionH>
            <wp:positionV relativeFrom="paragraph">
              <wp:posOffset>407060</wp:posOffset>
            </wp:positionV>
            <wp:extent cx="6993890" cy="247650"/>
            <wp:effectExtent l="0" t="0" r="0" b="0"/>
            <wp:wrapSquare wrapText="bothSides"/>
            <wp:docPr id="1985424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890" cy="24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2BD9" w:rsidRPr="00585431">
        <w:rPr>
          <w:rFonts w:ascii="Calibri" w:hAnsi="Calibri" w:cs="Calibri" w:hint="cs"/>
          <w:rtl/>
        </w:rPr>
        <w:t>התוצאה הכי גבוהה:</w:t>
      </w:r>
    </w:p>
    <w:p w14:paraId="37F8B40D" w14:textId="19B04DE8" w:rsidR="00413DDC" w:rsidRDefault="00413DDC" w:rsidP="00A12DD9">
      <w:pPr>
        <w:pStyle w:val="ListParagraph"/>
        <w:rPr>
          <w:rFonts w:ascii="Calibri" w:hAnsi="Calibri" w:cs="Calibri"/>
          <w:u w:val="single"/>
          <w:rtl/>
        </w:rPr>
      </w:pPr>
    </w:p>
    <w:p w14:paraId="31898280" w14:textId="2DB82FB7" w:rsidR="00A605B6" w:rsidRPr="00585431" w:rsidRDefault="006F5454" w:rsidP="009A02F1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ישנה ירידה קלה </w:t>
      </w:r>
      <w:r w:rsidR="00DD2459">
        <w:rPr>
          <w:rFonts w:ascii="Calibri" w:hAnsi="Calibri" w:cs="Calibri" w:hint="cs"/>
          <w:rtl/>
        </w:rPr>
        <w:t xml:space="preserve">ביחס למודל הקודם אבל עדין יש </w:t>
      </w:r>
      <w:r w:rsidR="008F4E87" w:rsidRPr="009A02F1">
        <w:rPr>
          <w:rFonts w:ascii="Calibri" w:hAnsi="Calibri" w:cs="Calibri" w:hint="cs"/>
          <w:highlight w:val="green"/>
          <w:rtl/>
        </w:rPr>
        <w:t>עלייה</w:t>
      </w:r>
      <w:r w:rsidR="008F4E87" w:rsidRPr="009A02F1">
        <w:rPr>
          <w:rFonts w:ascii="Calibri" w:hAnsi="Calibri" w:cs="Calibri" w:hint="cs"/>
          <w:rtl/>
        </w:rPr>
        <w:t xml:space="preserve"> ב</w:t>
      </w:r>
      <w:r w:rsidR="008F4E87" w:rsidRPr="009A02F1">
        <w:rPr>
          <w:rFonts w:ascii="Calibri" w:hAnsi="Calibri" w:cs="Calibri"/>
        </w:rPr>
        <w:t>Accuracy</w:t>
      </w:r>
      <w:r w:rsidR="008F4E87" w:rsidRPr="009A02F1">
        <w:rPr>
          <w:rFonts w:ascii="Calibri" w:hAnsi="Calibri" w:cs="Calibri" w:hint="cs"/>
          <w:rtl/>
        </w:rPr>
        <w:t xml:space="preserve"> </w:t>
      </w:r>
      <w:r w:rsidR="00DD2459">
        <w:rPr>
          <w:rFonts w:ascii="Calibri" w:hAnsi="Calibri" w:cs="Calibri" w:hint="cs"/>
          <w:rtl/>
        </w:rPr>
        <w:t>ביחס למודל המקורי גם פה</w:t>
      </w:r>
      <w:r w:rsidR="009451FC" w:rsidRPr="009A02F1">
        <w:rPr>
          <w:rFonts w:ascii="Calibri" w:hAnsi="Calibri" w:cs="Calibri" w:hint="cs"/>
          <w:rtl/>
        </w:rPr>
        <w:t xml:space="preserve"> </w:t>
      </w:r>
      <w:r w:rsidR="00B47DC4">
        <w:rPr>
          <w:rFonts w:ascii="Calibri" w:hAnsi="Calibri" w:cs="Calibri" w:hint="cs"/>
          <w:rtl/>
        </w:rPr>
        <w:t xml:space="preserve">הבחנו </w:t>
      </w:r>
      <w:r w:rsidR="009451FC" w:rsidRPr="009A02F1">
        <w:rPr>
          <w:rFonts w:ascii="Calibri" w:hAnsi="Calibri" w:cs="Calibri" w:hint="cs"/>
          <w:rtl/>
        </w:rPr>
        <w:t>ב</w:t>
      </w:r>
      <w:r w:rsidR="008A044A" w:rsidRPr="009A02F1">
        <w:rPr>
          <w:rFonts w:ascii="Calibri" w:hAnsi="Calibri" w:cs="Calibri" w:hint="cs"/>
          <w:rtl/>
        </w:rPr>
        <w:t xml:space="preserve">התאמת יתר ולכן נוריד את מס' </w:t>
      </w:r>
      <w:r w:rsidR="009A02F1" w:rsidRPr="009A02F1">
        <w:rPr>
          <w:rFonts w:ascii="Calibri" w:hAnsi="Calibri" w:cs="Calibri"/>
          <w:kern w:val="0"/>
          <w14:ligatures w14:val="none"/>
        </w:rPr>
        <w:t>Epochs</w:t>
      </w:r>
      <w:r w:rsidR="008F4E87" w:rsidRPr="009A02F1">
        <w:rPr>
          <w:rFonts w:ascii="Calibri" w:hAnsi="Calibri" w:cs="Calibri"/>
          <w:rtl/>
        </w:rPr>
        <w:br/>
      </w:r>
    </w:p>
    <w:p w14:paraId="46B39182" w14:textId="77777777" w:rsidR="00160EA2" w:rsidRDefault="00160EA2" w:rsidP="009A02F1">
      <w:pPr>
        <w:rPr>
          <w:rFonts w:ascii="Calibri" w:hAnsi="Calibri" w:cs="Calibri"/>
          <w:rtl/>
        </w:rPr>
      </w:pPr>
    </w:p>
    <w:p w14:paraId="043731B7" w14:textId="77777777" w:rsidR="00160EA2" w:rsidRDefault="00160EA2" w:rsidP="009A02F1">
      <w:pPr>
        <w:rPr>
          <w:rFonts w:ascii="Calibri" w:hAnsi="Calibri" w:cs="Calibri"/>
          <w:rtl/>
        </w:rPr>
      </w:pPr>
    </w:p>
    <w:p w14:paraId="6E26FB77" w14:textId="0CD5BD98" w:rsidR="00436D61" w:rsidRPr="00585431" w:rsidRDefault="00D77551" w:rsidP="009B60D5">
      <w:pPr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br/>
      </w:r>
    </w:p>
    <w:p w14:paraId="0BBA527A" w14:textId="3AA1A133" w:rsidR="00B5143E" w:rsidRPr="004B16E7" w:rsidRDefault="00EA244E" w:rsidP="00BE2DFD">
      <w:pPr>
        <w:pStyle w:val="ListParagraph"/>
        <w:ind w:left="0"/>
        <w:jc w:val="center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 xml:space="preserve">גרף 4 </w:t>
      </w:r>
      <w:r w:rsidR="00B5143E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75755A" w:rsidRPr="004B16E7">
        <w:rPr>
          <w:rFonts w:ascii="Calibri" w:hAnsi="Calibri" w:cs="Calibri" w:hint="cs"/>
          <w:b/>
          <w:bCs/>
          <w:u w:val="single"/>
          <w:rtl/>
        </w:rPr>
        <w:t xml:space="preserve">- 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מספר </w:t>
      </w:r>
      <w:r w:rsidRPr="004B16E7">
        <w:rPr>
          <w:rFonts w:ascii="Calibri" w:hAnsi="Calibri" w:cs="Calibri"/>
          <w:b/>
          <w:bCs/>
          <w:kern w:val="0"/>
          <w:u w:val="single"/>
          <w14:ligatures w14:val="none"/>
        </w:rPr>
        <w:t>Epochs</w:t>
      </w:r>
      <w:r w:rsidRPr="004B16E7">
        <w:rPr>
          <w:rFonts w:ascii="Calibri" w:hAnsi="Calibri" w:cs="Calibri" w:hint="cs"/>
          <w:b/>
          <w:bCs/>
          <w:kern w:val="0"/>
          <w:u w:val="single"/>
          <w:rtl/>
          <w14:ligatures w14:val="none"/>
        </w:rPr>
        <w:t xml:space="preserve"> ל 25</w:t>
      </w:r>
    </w:p>
    <w:p w14:paraId="08C68A03" w14:textId="0B3DAF52" w:rsidR="00272F1A" w:rsidRDefault="00124EB5" w:rsidP="00272F1A">
      <w:pPr>
        <w:pStyle w:val="ListParagraph"/>
        <w:ind w:left="1440"/>
        <w:rPr>
          <w:rFonts w:ascii="Calibri" w:hAnsi="Calibri" w:cs="Calibri"/>
          <w:u w:val="single"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43" behindDoc="1" locked="0" layoutInCell="1" allowOverlap="1" wp14:anchorId="1F7C3A7D" wp14:editId="56844B47">
            <wp:simplePos x="0" y="0"/>
            <wp:positionH relativeFrom="column">
              <wp:posOffset>869442</wp:posOffset>
            </wp:positionH>
            <wp:positionV relativeFrom="paragraph">
              <wp:posOffset>128915</wp:posOffset>
            </wp:positionV>
            <wp:extent cx="4998742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85" y="21420"/>
                <wp:lineTo x="21485" y="0"/>
                <wp:lineTo x="0" y="0"/>
              </wp:wrapPolygon>
            </wp:wrapTight>
            <wp:docPr id="205017862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7862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4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15199" w14:textId="77777777" w:rsidR="00EA244E" w:rsidRDefault="00EA244E" w:rsidP="00EA244E">
      <w:pPr>
        <w:rPr>
          <w:rFonts w:ascii="Calibri" w:hAnsi="Calibri" w:cs="Calibri"/>
          <w:rtl/>
        </w:rPr>
      </w:pPr>
    </w:p>
    <w:p w14:paraId="30CFBF0C" w14:textId="77777777" w:rsidR="00EA244E" w:rsidRDefault="00EA244E" w:rsidP="00EA244E">
      <w:pPr>
        <w:rPr>
          <w:rFonts w:ascii="Calibri" w:hAnsi="Calibri" w:cs="Calibri"/>
          <w:rtl/>
        </w:rPr>
      </w:pPr>
    </w:p>
    <w:p w14:paraId="4E2B1238" w14:textId="77777777" w:rsidR="00EA244E" w:rsidRDefault="00EA244E" w:rsidP="00EA244E">
      <w:pPr>
        <w:rPr>
          <w:rFonts w:ascii="Calibri" w:hAnsi="Calibri" w:cs="Calibri"/>
          <w:rtl/>
        </w:rPr>
      </w:pPr>
    </w:p>
    <w:p w14:paraId="33BB7D81" w14:textId="77777777" w:rsidR="00EA244E" w:rsidRDefault="00EA244E" w:rsidP="00EA244E">
      <w:pPr>
        <w:rPr>
          <w:rFonts w:ascii="Calibri" w:hAnsi="Calibri" w:cs="Calibri"/>
          <w:rtl/>
        </w:rPr>
      </w:pPr>
    </w:p>
    <w:p w14:paraId="090267E0" w14:textId="77777777" w:rsidR="00EA244E" w:rsidRDefault="00EA244E" w:rsidP="00EA244E">
      <w:pPr>
        <w:rPr>
          <w:rFonts w:ascii="Calibri" w:hAnsi="Calibri" w:cs="Calibri"/>
          <w:rtl/>
        </w:rPr>
      </w:pPr>
    </w:p>
    <w:p w14:paraId="4483B653" w14:textId="09447975" w:rsidR="00EA244E" w:rsidRDefault="00EA244E" w:rsidP="00EA244E">
      <w:pPr>
        <w:rPr>
          <w:rFonts w:ascii="Calibri" w:hAnsi="Calibri" w:cs="Calibri"/>
          <w:rtl/>
        </w:rPr>
      </w:pPr>
    </w:p>
    <w:p w14:paraId="6252DB3C" w14:textId="77777777" w:rsidR="00585431" w:rsidRPr="00585431" w:rsidRDefault="00585431" w:rsidP="00EA244E">
      <w:pPr>
        <w:rPr>
          <w:rFonts w:ascii="Calibri" w:hAnsi="Calibri" w:cs="Calibri"/>
          <w:rtl/>
        </w:rPr>
      </w:pPr>
    </w:p>
    <w:p w14:paraId="3FB18D1B" w14:textId="77777777" w:rsidR="00BE2DFD" w:rsidRPr="00585431" w:rsidRDefault="00BE2DFD" w:rsidP="00BE2DFD">
      <w:pPr>
        <w:jc w:val="center"/>
        <w:rPr>
          <w:rFonts w:ascii="Calibri" w:hAnsi="Calibri" w:cs="Calibri"/>
          <w:rtl/>
        </w:rPr>
      </w:pPr>
    </w:p>
    <w:p w14:paraId="600E3097" w14:textId="77777777" w:rsidR="00BE2DFD" w:rsidRDefault="00BE2DFD" w:rsidP="00BE2DFD">
      <w:pPr>
        <w:jc w:val="center"/>
        <w:rPr>
          <w:rFonts w:ascii="Calibri" w:hAnsi="Calibri" w:cs="Calibri"/>
          <w:rtl/>
        </w:rPr>
      </w:pPr>
      <w:r w:rsidRPr="00EA244E">
        <w:rPr>
          <w:rFonts w:ascii="Calibri" w:hAnsi="Calibri" w:cs="Calibri"/>
          <w:b/>
          <w:bCs/>
          <w:noProof/>
          <w:rtl/>
        </w:rPr>
        <w:drawing>
          <wp:anchor distT="0" distB="0" distL="114300" distR="114300" simplePos="0" relativeHeight="251658242" behindDoc="1" locked="0" layoutInCell="1" allowOverlap="1" wp14:anchorId="4FEEDDCE" wp14:editId="27BC734D">
            <wp:simplePos x="0" y="0"/>
            <wp:positionH relativeFrom="margin">
              <wp:posOffset>-82219</wp:posOffset>
            </wp:positionH>
            <wp:positionV relativeFrom="paragraph">
              <wp:posOffset>231832</wp:posOffset>
            </wp:positionV>
            <wp:extent cx="6645910" cy="230505"/>
            <wp:effectExtent l="0" t="0" r="2540" b="0"/>
            <wp:wrapTight wrapText="bothSides">
              <wp:wrapPolygon edited="0">
                <wp:start x="0" y="0"/>
                <wp:lineTo x="0" y="19636"/>
                <wp:lineTo x="21546" y="19636"/>
                <wp:lineTo x="21546" y="0"/>
                <wp:lineTo x="0" y="0"/>
              </wp:wrapPolygon>
            </wp:wrapTight>
            <wp:docPr id="47721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1425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5431">
        <w:rPr>
          <w:rFonts w:ascii="Calibri" w:hAnsi="Calibri" w:cs="Calibri" w:hint="cs"/>
          <w:rtl/>
        </w:rPr>
        <w:t>התוצאה הכי גבוהה:</w:t>
      </w:r>
    </w:p>
    <w:p w14:paraId="6EC9ECD1" w14:textId="6EBF19C1" w:rsidR="00124EB5" w:rsidRDefault="00BE2DFD" w:rsidP="004B16E7">
      <w:pPr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br/>
      </w:r>
      <w:r w:rsidR="00160EA2">
        <w:rPr>
          <w:rFonts w:ascii="Calibri" w:hAnsi="Calibri" w:cs="Calibri" w:hint="cs"/>
          <w:rtl/>
        </w:rPr>
        <w:t xml:space="preserve">כאשר הורדנו ל 25 </w:t>
      </w:r>
      <w:r w:rsidR="00160EA2">
        <w:rPr>
          <w:rFonts w:ascii="Calibri" w:hAnsi="Calibri" w:cs="Calibri"/>
        </w:rPr>
        <w:t xml:space="preserve">Epochs </w:t>
      </w:r>
      <w:r w:rsidR="00160EA2">
        <w:rPr>
          <w:rFonts w:ascii="Calibri" w:hAnsi="Calibri" w:cs="Calibri" w:hint="cs"/>
          <w:rtl/>
        </w:rPr>
        <w:t xml:space="preserve"> ראינו כי </w:t>
      </w:r>
      <w:r w:rsidR="008A044A" w:rsidRPr="00EA244E">
        <w:rPr>
          <w:rFonts w:ascii="Calibri" w:hAnsi="Calibri" w:cs="Calibri" w:hint="cs"/>
          <w:rtl/>
        </w:rPr>
        <w:t xml:space="preserve">ישנה </w:t>
      </w:r>
      <w:r w:rsidR="008A044A" w:rsidRPr="00EA244E">
        <w:rPr>
          <w:rFonts w:ascii="Calibri" w:hAnsi="Calibri" w:cs="Calibri" w:hint="cs"/>
          <w:highlight w:val="green"/>
          <w:rtl/>
        </w:rPr>
        <w:t>עלייה</w:t>
      </w:r>
      <w:r w:rsidR="008A044A" w:rsidRPr="00EA244E">
        <w:rPr>
          <w:rFonts w:ascii="Calibri" w:hAnsi="Calibri" w:cs="Calibri" w:hint="cs"/>
          <w:rtl/>
        </w:rPr>
        <w:t xml:space="preserve"> ב</w:t>
      </w:r>
      <w:r w:rsidR="008A044A" w:rsidRPr="00EA244E">
        <w:rPr>
          <w:rFonts w:ascii="Calibri" w:hAnsi="Calibri" w:cs="Calibri"/>
        </w:rPr>
        <w:t>Accuracy</w:t>
      </w:r>
      <w:r w:rsidR="008A044A" w:rsidRPr="00EA244E">
        <w:rPr>
          <w:rFonts w:ascii="Calibri" w:hAnsi="Calibri" w:cs="Calibri" w:hint="cs"/>
          <w:rtl/>
        </w:rPr>
        <w:t xml:space="preserve"> </w:t>
      </w:r>
      <w:r w:rsidR="00272F1A" w:rsidRPr="00EA244E">
        <w:rPr>
          <w:rFonts w:ascii="Calibri" w:hAnsi="Calibri" w:cs="Calibri" w:hint="cs"/>
          <w:rtl/>
        </w:rPr>
        <w:t>וכרגע זו התוצאה הטובה ביותר</w:t>
      </w:r>
      <w:r w:rsidR="00160EA2">
        <w:rPr>
          <w:rFonts w:ascii="Calibri" w:hAnsi="Calibri" w:cs="Calibri" w:hint="cs"/>
          <w:rtl/>
        </w:rPr>
        <w:t xml:space="preserve">, ואת שאר ההרצות נרוץ על אותו מספר </w:t>
      </w:r>
      <w:r w:rsidR="00160EA2">
        <w:rPr>
          <w:rFonts w:ascii="Calibri" w:hAnsi="Calibri" w:cs="Calibri"/>
        </w:rPr>
        <w:t xml:space="preserve">Epoch </w:t>
      </w:r>
      <w:r w:rsidR="00160EA2">
        <w:rPr>
          <w:rFonts w:ascii="Calibri" w:hAnsi="Calibri" w:cs="Calibri" w:hint="cs"/>
          <w:rtl/>
        </w:rPr>
        <w:t xml:space="preserve"> </w:t>
      </w:r>
    </w:p>
    <w:p w14:paraId="79AC9C45" w14:textId="56993773" w:rsidR="009320A8" w:rsidRPr="00FF23D9" w:rsidRDefault="009320A8" w:rsidP="009320A8">
      <w:pPr>
        <w:rPr>
          <w:rFonts w:ascii="Calibri" w:hAnsi="Calibri" w:cs="Calibri"/>
        </w:rPr>
      </w:pPr>
      <w:r w:rsidRPr="00FF23D9">
        <w:rPr>
          <w:rFonts w:ascii="Calibri" w:hAnsi="Calibri" w:cs="Calibri" w:hint="cs"/>
          <w:rtl/>
        </w:rPr>
        <w:t>שמנ</w:t>
      </w:r>
      <w:r w:rsidR="00FF23D9">
        <w:rPr>
          <w:rFonts w:ascii="Calibri" w:hAnsi="Calibri" w:cs="Calibri" w:hint="cs"/>
          <w:rtl/>
        </w:rPr>
        <w:t>ו</w:t>
      </w:r>
      <w:r w:rsidRPr="00FF23D9">
        <w:rPr>
          <w:rFonts w:ascii="Calibri" w:hAnsi="Calibri" w:cs="Calibri" w:hint="cs"/>
          <w:rtl/>
        </w:rPr>
        <w:t xml:space="preserve"> לב כי ה</w:t>
      </w:r>
      <w:r w:rsidR="00FF23D9" w:rsidRPr="00FF23D9">
        <w:rPr>
          <w:rFonts w:ascii="Calibri" w:hAnsi="Calibri" w:cs="Calibri" w:hint="cs"/>
          <w:rtl/>
        </w:rPr>
        <w:t>מוד</w:t>
      </w:r>
      <w:r w:rsidRPr="00FF23D9">
        <w:rPr>
          <w:rFonts w:ascii="Calibri" w:hAnsi="Calibri" w:cs="Calibri" w:hint="cs"/>
          <w:rtl/>
        </w:rPr>
        <w:t xml:space="preserve">ל נמצא </w:t>
      </w:r>
      <w:r w:rsidR="00FF23D9" w:rsidRPr="00FF23D9">
        <w:rPr>
          <w:rFonts w:ascii="Calibri" w:hAnsi="Calibri" w:cs="Calibri" w:hint="cs"/>
          <w:rtl/>
        </w:rPr>
        <w:t xml:space="preserve">ב </w:t>
      </w:r>
      <w:r w:rsidR="00FF23D9" w:rsidRPr="00B0436B">
        <w:rPr>
          <w:rFonts w:ascii="Calibri" w:hAnsi="Calibri" w:cs="Calibri"/>
          <w:b/>
          <w:bCs/>
        </w:rPr>
        <w:t>Overfitting</w:t>
      </w:r>
      <w:r w:rsidR="00FF23D9" w:rsidRPr="00FF23D9">
        <w:rPr>
          <w:rFonts w:ascii="Calibri" w:hAnsi="Calibri" w:cs="Calibri" w:hint="cs"/>
          <w:rtl/>
        </w:rPr>
        <w:t xml:space="preserve"> ורצינו לטפל בכך על ידי הגדלת אחוז ה </w:t>
      </w:r>
      <w:r w:rsidR="00FF23D9" w:rsidRPr="00FF23D9">
        <w:rPr>
          <w:rFonts w:ascii="Calibri" w:hAnsi="Calibri" w:cs="Calibri"/>
        </w:rPr>
        <w:t>Dropout</w:t>
      </w:r>
    </w:p>
    <w:p w14:paraId="77AEDA22" w14:textId="77777777" w:rsidR="004B16E7" w:rsidRPr="00585431" w:rsidRDefault="004B16E7" w:rsidP="009320A8">
      <w:pPr>
        <w:rPr>
          <w:rFonts w:ascii="Calibri" w:hAnsi="Calibri" w:cs="Calibri"/>
          <w:rtl/>
        </w:rPr>
      </w:pPr>
    </w:p>
    <w:p w14:paraId="41282DB5" w14:textId="35F9EAE9" w:rsidR="00272F1A" w:rsidRPr="004B16E7" w:rsidRDefault="00FF23D9" w:rsidP="00BE2DFD">
      <w:pPr>
        <w:pStyle w:val="ListParagraph"/>
        <w:ind w:left="0"/>
        <w:jc w:val="center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45" behindDoc="0" locked="0" layoutInCell="1" allowOverlap="1" wp14:anchorId="5FDE5100" wp14:editId="4A7CEF6C">
            <wp:simplePos x="0" y="0"/>
            <wp:positionH relativeFrom="column">
              <wp:posOffset>907999</wp:posOffset>
            </wp:positionH>
            <wp:positionV relativeFrom="paragraph">
              <wp:posOffset>241910</wp:posOffset>
            </wp:positionV>
            <wp:extent cx="5149652" cy="2286000"/>
            <wp:effectExtent l="0" t="0" r="0" b="0"/>
            <wp:wrapSquare wrapText="bothSides"/>
            <wp:docPr id="205928332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83320" name="Picture 1" descr="A graph of different colored line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65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גרף </w:t>
      </w:r>
      <w:r w:rsidR="00BE2DFD" w:rsidRPr="004B16E7">
        <w:rPr>
          <w:rFonts w:ascii="Calibri" w:hAnsi="Calibri" w:cs="Calibri" w:hint="cs"/>
          <w:b/>
          <w:bCs/>
          <w:u w:val="single"/>
          <w:rtl/>
        </w:rPr>
        <w:t>5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272F1A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75755A" w:rsidRPr="004B16E7">
        <w:rPr>
          <w:rFonts w:ascii="Calibri" w:hAnsi="Calibri" w:cs="Calibri" w:hint="cs"/>
          <w:b/>
          <w:bCs/>
          <w:u w:val="single"/>
          <w:rtl/>
        </w:rPr>
        <w:t>-</w:t>
      </w:r>
      <w:r w:rsidR="00272F1A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3F3EC9" w:rsidRPr="004B16E7">
        <w:rPr>
          <w:rFonts w:ascii="Calibri" w:hAnsi="Calibri" w:cs="Calibri" w:hint="cs"/>
          <w:b/>
          <w:bCs/>
          <w:u w:val="single"/>
          <w:rtl/>
        </w:rPr>
        <w:t>שינוי ה</w:t>
      </w:r>
      <w:r w:rsidR="003F3EC9" w:rsidRPr="004B16E7">
        <w:rPr>
          <w:rFonts w:ascii="Calibri" w:hAnsi="Calibri" w:cs="Calibri"/>
          <w:b/>
          <w:bCs/>
          <w:u w:val="single"/>
        </w:rPr>
        <w:t>Dropout</w:t>
      </w:r>
      <w:r w:rsidR="003F3EC9" w:rsidRPr="004B16E7">
        <w:rPr>
          <w:rFonts w:ascii="Calibri" w:hAnsi="Calibri" w:cs="Calibri" w:hint="cs"/>
          <w:b/>
          <w:bCs/>
          <w:u w:val="single"/>
          <w:rtl/>
        </w:rPr>
        <w:t xml:space="preserve"> מ0.4 ל0.5</w:t>
      </w:r>
    </w:p>
    <w:p w14:paraId="4033C598" w14:textId="7B50C4D6" w:rsidR="00FF23D9" w:rsidRDefault="00FF23D9" w:rsidP="005D5268">
      <w:pPr>
        <w:ind w:left="1080"/>
        <w:rPr>
          <w:rFonts w:ascii="Calibri" w:hAnsi="Calibri" w:cs="Calibri"/>
          <w:rtl/>
        </w:rPr>
      </w:pPr>
    </w:p>
    <w:p w14:paraId="5D9E33E1" w14:textId="77777777" w:rsidR="00FF23D9" w:rsidRDefault="00FF23D9" w:rsidP="005D5268">
      <w:pPr>
        <w:ind w:left="1080"/>
        <w:rPr>
          <w:rFonts w:ascii="Calibri" w:hAnsi="Calibri" w:cs="Calibri"/>
          <w:rtl/>
        </w:rPr>
      </w:pPr>
    </w:p>
    <w:p w14:paraId="3E487940" w14:textId="7D876900" w:rsidR="00FF23D9" w:rsidRDefault="00FF23D9" w:rsidP="005D5268">
      <w:pPr>
        <w:ind w:left="1080"/>
        <w:rPr>
          <w:rFonts w:ascii="Calibri" w:hAnsi="Calibri" w:cs="Calibri"/>
          <w:rtl/>
        </w:rPr>
      </w:pPr>
    </w:p>
    <w:p w14:paraId="734DF3A6" w14:textId="31A3943A" w:rsidR="00FF23D9" w:rsidRDefault="00FF23D9" w:rsidP="005D5268">
      <w:pPr>
        <w:ind w:left="1080"/>
        <w:rPr>
          <w:rFonts w:ascii="Calibri" w:hAnsi="Calibri" w:cs="Calibri"/>
          <w:rtl/>
        </w:rPr>
      </w:pPr>
    </w:p>
    <w:p w14:paraId="65D5C5F7" w14:textId="77777777" w:rsidR="00FF23D9" w:rsidRDefault="00FF23D9" w:rsidP="005D5268">
      <w:pPr>
        <w:ind w:left="1080"/>
        <w:rPr>
          <w:rFonts w:ascii="Calibri" w:hAnsi="Calibri" w:cs="Calibri"/>
          <w:rtl/>
        </w:rPr>
      </w:pPr>
    </w:p>
    <w:p w14:paraId="3E1E9CE1" w14:textId="77777777" w:rsidR="00FF23D9" w:rsidRDefault="00FF23D9" w:rsidP="005D5268">
      <w:pPr>
        <w:ind w:left="1080"/>
        <w:rPr>
          <w:rFonts w:ascii="Calibri" w:hAnsi="Calibri" w:cs="Calibri"/>
          <w:rtl/>
        </w:rPr>
      </w:pPr>
    </w:p>
    <w:p w14:paraId="05AC2023" w14:textId="77777777" w:rsidR="00585431" w:rsidRPr="00585431" w:rsidRDefault="00585431" w:rsidP="005D5268">
      <w:pPr>
        <w:ind w:left="1080"/>
        <w:rPr>
          <w:rFonts w:ascii="Calibri" w:hAnsi="Calibri" w:cs="Calibri"/>
          <w:rtl/>
        </w:rPr>
      </w:pPr>
    </w:p>
    <w:p w14:paraId="020DD631" w14:textId="77777777" w:rsidR="00585431" w:rsidRPr="00585431" w:rsidRDefault="00585431" w:rsidP="005D5268">
      <w:pPr>
        <w:ind w:left="1080"/>
        <w:rPr>
          <w:rFonts w:ascii="Calibri" w:hAnsi="Calibri" w:cs="Calibri"/>
          <w:rtl/>
        </w:rPr>
      </w:pPr>
    </w:p>
    <w:p w14:paraId="3775478B" w14:textId="3CFA7E8F" w:rsidR="00FF23D9" w:rsidRPr="00413DDC" w:rsidRDefault="00FF23D9" w:rsidP="00FF23D9">
      <w:pPr>
        <w:jc w:val="center"/>
        <w:rPr>
          <w:rFonts w:ascii="Calibri" w:hAnsi="Calibri" w:cs="Calibri"/>
          <w:b/>
          <w:bCs/>
        </w:rPr>
      </w:pPr>
      <w:r w:rsidRPr="00FF23D9">
        <w:rPr>
          <w:rFonts w:ascii="Calibri" w:hAnsi="Calibri" w:cs="Calibri"/>
          <w:b/>
          <w:bCs/>
          <w:noProof/>
          <w:rtl/>
        </w:rPr>
        <w:drawing>
          <wp:anchor distT="0" distB="0" distL="114300" distR="114300" simplePos="0" relativeHeight="251658244" behindDoc="0" locked="0" layoutInCell="1" allowOverlap="1" wp14:anchorId="277E61F7" wp14:editId="1A4027BD">
            <wp:simplePos x="0" y="0"/>
            <wp:positionH relativeFrom="column">
              <wp:posOffset>60960</wp:posOffset>
            </wp:positionH>
            <wp:positionV relativeFrom="paragraph">
              <wp:posOffset>244939</wp:posOffset>
            </wp:positionV>
            <wp:extent cx="6645910" cy="192405"/>
            <wp:effectExtent l="0" t="0" r="2540" b="0"/>
            <wp:wrapSquare wrapText="bothSides"/>
            <wp:docPr id="185970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0963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5431">
        <w:rPr>
          <w:rFonts w:ascii="Calibri" w:hAnsi="Calibri" w:cs="Calibri" w:hint="cs"/>
          <w:rtl/>
        </w:rPr>
        <w:t>התוצאה הכי גבוהה:</w:t>
      </w:r>
    </w:p>
    <w:p w14:paraId="1BE4AC60" w14:textId="71E367E2" w:rsidR="00E34D02" w:rsidRDefault="005D5268" w:rsidP="00FF23D9">
      <w:pPr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br/>
      </w:r>
      <w:r w:rsidR="00FF23D9">
        <w:rPr>
          <w:rFonts w:ascii="Calibri" w:hAnsi="Calibri" w:cs="Calibri" w:hint="cs"/>
          <w:rtl/>
        </w:rPr>
        <w:t xml:space="preserve">ראינו כי </w:t>
      </w:r>
      <w:r>
        <w:rPr>
          <w:rFonts w:ascii="Calibri" w:hAnsi="Calibri" w:cs="Calibri" w:hint="cs"/>
          <w:rtl/>
        </w:rPr>
        <w:t xml:space="preserve">ישנה </w:t>
      </w:r>
      <w:r w:rsidRPr="005778F9">
        <w:rPr>
          <w:rFonts w:ascii="Calibri" w:hAnsi="Calibri" w:cs="Calibri" w:hint="cs"/>
          <w:highlight w:val="red"/>
          <w:rtl/>
        </w:rPr>
        <w:t>ירידה</w:t>
      </w:r>
      <w:r>
        <w:rPr>
          <w:rFonts w:ascii="Calibri" w:hAnsi="Calibri" w:cs="Calibri" w:hint="cs"/>
          <w:rtl/>
        </w:rPr>
        <w:t xml:space="preserve"> ב</w:t>
      </w:r>
      <w:r w:rsidR="00FF23D9">
        <w:rPr>
          <w:rFonts w:ascii="Calibri" w:hAnsi="Calibri" w:cs="Calibri" w:hint="cs"/>
          <w:rtl/>
        </w:rPr>
        <w:t xml:space="preserve"> </w:t>
      </w:r>
      <w:r>
        <w:rPr>
          <w:rFonts w:ascii="Calibri" w:hAnsi="Calibri" w:cs="Calibri"/>
        </w:rPr>
        <w:t>Accuracy</w:t>
      </w:r>
      <w:r>
        <w:rPr>
          <w:rFonts w:ascii="Calibri" w:hAnsi="Calibri" w:cs="Calibri" w:hint="cs"/>
          <w:rtl/>
        </w:rPr>
        <w:t xml:space="preserve"> </w:t>
      </w:r>
      <w:r w:rsidR="00A13CB7">
        <w:rPr>
          <w:rFonts w:ascii="Calibri" w:hAnsi="Calibri" w:cs="Calibri" w:hint="cs"/>
          <w:rtl/>
        </w:rPr>
        <w:t xml:space="preserve"> ולא חל שינוי ב </w:t>
      </w:r>
      <w:r w:rsidR="00A13CB7" w:rsidRPr="00B0436B">
        <w:rPr>
          <w:rFonts w:ascii="Calibri" w:hAnsi="Calibri" w:cs="Calibri"/>
          <w:b/>
          <w:bCs/>
        </w:rPr>
        <w:t>Overfitting</w:t>
      </w:r>
      <w:r w:rsidR="00A13CB7">
        <w:rPr>
          <w:rFonts w:ascii="Calibri" w:hAnsi="Calibri" w:cs="Calibri" w:hint="cs"/>
          <w:rtl/>
        </w:rPr>
        <w:t xml:space="preserve"> </w:t>
      </w:r>
      <w:r w:rsidR="00E34D02">
        <w:rPr>
          <w:rFonts w:ascii="Calibri" w:hAnsi="Calibri" w:cs="Calibri" w:hint="cs"/>
          <w:rtl/>
        </w:rPr>
        <w:t xml:space="preserve">ולכן נישאר עם </w:t>
      </w:r>
      <w:r w:rsidR="00E34D02">
        <w:rPr>
          <w:rFonts w:ascii="Calibri" w:hAnsi="Calibri" w:cs="Calibri"/>
        </w:rPr>
        <w:t>Dropout = 0.4</w:t>
      </w:r>
      <w:r w:rsidR="00E34D02">
        <w:rPr>
          <w:rFonts w:ascii="Calibri" w:hAnsi="Calibri" w:cs="Calibri" w:hint="cs"/>
          <w:rtl/>
        </w:rPr>
        <w:t xml:space="preserve"> </w:t>
      </w:r>
    </w:p>
    <w:p w14:paraId="47FA9D7A" w14:textId="77777777" w:rsidR="00EA7549" w:rsidRDefault="00EA7549" w:rsidP="005D5268">
      <w:pPr>
        <w:ind w:left="1080"/>
        <w:rPr>
          <w:rFonts w:ascii="Calibri" w:hAnsi="Calibri" w:cs="Calibri"/>
          <w:rtl/>
        </w:rPr>
      </w:pPr>
    </w:p>
    <w:p w14:paraId="50E1C665" w14:textId="77777777" w:rsidR="003B6333" w:rsidRDefault="003B6333" w:rsidP="005D5268">
      <w:pPr>
        <w:ind w:left="1080"/>
        <w:rPr>
          <w:rFonts w:ascii="Calibri" w:hAnsi="Calibri" w:cs="Calibri"/>
          <w:rtl/>
        </w:rPr>
      </w:pPr>
    </w:p>
    <w:p w14:paraId="05687D9E" w14:textId="77777777" w:rsidR="003B6333" w:rsidRDefault="003B6333" w:rsidP="005D5268">
      <w:pPr>
        <w:ind w:left="1080"/>
        <w:rPr>
          <w:rFonts w:ascii="Calibri" w:hAnsi="Calibri" w:cs="Calibri"/>
          <w:rtl/>
        </w:rPr>
      </w:pPr>
    </w:p>
    <w:p w14:paraId="3C8621F7" w14:textId="77777777" w:rsidR="00BE2DFD" w:rsidRDefault="00BE2DFD" w:rsidP="005D5268">
      <w:pPr>
        <w:ind w:left="1080"/>
        <w:rPr>
          <w:rFonts w:ascii="Calibri" w:hAnsi="Calibri" w:cs="Calibri"/>
          <w:rtl/>
        </w:rPr>
      </w:pPr>
    </w:p>
    <w:p w14:paraId="2EF33E35" w14:textId="77777777" w:rsidR="00124EB5" w:rsidRDefault="00124EB5" w:rsidP="005D5268">
      <w:pPr>
        <w:ind w:left="1080"/>
        <w:rPr>
          <w:rFonts w:ascii="Calibri" w:hAnsi="Calibri" w:cs="Calibri"/>
          <w:rtl/>
        </w:rPr>
      </w:pPr>
    </w:p>
    <w:p w14:paraId="6190D85C" w14:textId="77777777" w:rsidR="00CD5430" w:rsidRDefault="00CD5430" w:rsidP="00585431">
      <w:pPr>
        <w:rPr>
          <w:rFonts w:ascii="Calibri" w:hAnsi="Calibri" w:cs="Calibri"/>
          <w:rtl/>
        </w:rPr>
      </w:pPr>
    </w:p>
    <w:p w14:paraId="1BB4592B" w14:textId="77777777" w:rsidR="00CD5430" w:rsidRDefault="00CD5430" w:rsidP="005D5268">
      <w:pPr>
        <w:ind w:left="1080"/>
        <w:rPr>
          <w:rFonts w:ascii="Calibri" w:hAnsi="Calibri" w:cs="Calibri"/>
          <w:rtl/>
        </w:rPr>
      </w:pPr>
    </w:p>
    <w:p w14:paraId="51D7D6E3" w14:textId="7ED718AD" w:rsidR="003B6333" w:rsidRPr="00FE10B3" w:rsidRDefault="00B5758A" w:rsidP="00FE10B3">
      <w:pPr>
        <w:rPr>
          <w:rFonts w:ascii="Calibri" w:hAnsi="Calibri" w:cs="Calibri"/>
          <w:rtl/>
        </w:rPr>
      </w:pPr>
      <w:r w:rsidRPr="00FE10B3">
        <w:rPr>
          <w:rFonts w:ascii="Calibri" w:hAnsi="Calibri" w:cs="Calibri" w:hint="cs"/>
          <w:rtl/>
        </w:rPr>
        <w:t>ניסנו לטפל ב</w:t>
      </w:r>
      <w:r w:rsidR="002B03CB" w:rsidRPr="00FE10B3">
        <w:rPr>
          <w:rFonts w:ascii="Calibri" w:hAnsi="Calibri" w:cs="Calibri"/>
          <w:rtl/>
        </w:rPr>
        <w:t xml:space="preserve"> </w:t>
      </w:r>
      <w:r w:rsidR="002B03CB" w:rsidRPr="00FE10B3">
        <w:rPr>
          <w:rFonts w:ascii="Calibri" w:hAnsi="Calibri" w:cs="Calibri"/>
        </w:rPr>
        <w:t>Overfitting</w:t>
      </w:r>
      <w:r w:rsidR="002B03CB" w:rsidRPr="00FE10B3">
        <w:rPr>
          <w:rFonts w:ascii="Calibri" w:hAnsi="Calibri" w:cs="Calibri" w:hint="cs"/>
          <w:rtl/>
        </w:rPr>
        <w:t xml:space="preserve"> על ידי הענשה גדולה יותר בשיטת ה</w:t>
      </w:r>
      <w:r w:rsidR="003B6333" w:rsidRPr="00FE10B3">
        <w:rPr>
          <w:rFonts w:ascii="Calibri" w:hAnsi="Calibri" w:cs="Calibri" w:hint="cs"/>
          <w:rtl/>
        </w:rPr>
        <w:t xml:space="preserve"> </w:t>
      </w:r>
      <w:r w:rsidR="003B6333" w:rsidRPr="0093683E">
        <w:rPr>
          <w:rFonts w:ascii="Calibri" w:hAnsi="Calibri" w:cs="Calibri"/>
          <w:b/>
          <w:bCs/>
        </w:rPr>
        <w:t>Regularization</w:t>
      </w:r>
      <w:r w:rsidR="003B6333" w:rsidRPr="00FE10B3">
        <w:rPr>
          <w:rFonts w:ascii="Calibri" w:hAnsi="Calibri" w:cs="Calibri" w:hint="cs"/>
          <w:rtl/>
        </w:rPr>
        <w:t xml:space="preserve"> במתן קנסות ג</w:t>
      </w:r>
      <w:r w:rsidR="00FE10B3" w:rsidRPr="00FE10B3">
        <w:rPr>
          <w:rFonts w:ascii="Calibri" w:hAnsi="Calibri" w:cs="Calibri" w:hint="cs"/>
          <w:rtl/>
        </w:rPr>
        <w:t xml:space="preserve">דולים יותר על </w:t>
      </w:r>
      <w:r w:rsidR="003B6333" w:rsidRPr="00FE10B3">
        <w:rPr>
          <w:rFonts w:ascii="Calibri" w:hAnsi="Calibri" w:cs="Calibri" w:hint="cs"/>
          <w:rtl/>
        </w:rPr>
        <w:t xml:space="preserve"> </w:t>
      </w:r>
      <w:r w:rsidR="00571120">
        <w:rPr>
          <w:rFonts w:ascii="Calibri" w:hAnsi="Calibri" w:cs="Calibri" w:hint="cs"/>
          <w:rtl/>
        </w:rPr>
        <w:t>1</w:t>
      </w:r>
      <w:r w:rsidR="00571120">
        <w:rPr>
          <w:rFonts w:ascii="Calibri" w:hAnsi="Calibri" w:cs="Calibri"/>
        </w:rPr>
        <w:t>L</w:t>
      </w:r>
      <w:r w:rsidR="003B6333" w:rsidRPr="00FE10B3">
        <w:rPr>
          <w:rFonts w:ascii="Calibri" w:hAnsi="Calibri" w:cs="Calibri" w:hint="cs"/>
          <w:rtl/>
        </w:rPr>
        <w:t xml:space="preserve"> וגם על </w:t>
      </w:r>
      <w:r w:rsidR="00FE10B3" w:rsidRPr="00FE10B3">
        <w:rPr>
          <w:rFonts w:ascii="Calibri" w:hAnsi="Calibri" w:cs="Calibri" w:hint="cs"/>
          <w:rtl/>
        </w:rPr>
        <w:t>2</w:t>
      </w:r>
      <w:r w:rsidR="00FE10B3" w:rsidRPr="00FE10B3">
        <w:rPr>
          <w:rFonts w:ascii="Calibri" w:hAnsi="Calibri" w:cs="Calibri"/>
        </w:rPr>
        <w:t>L</w:t>
      </w:r>
      <w:r w:rsidR="004F4D84">
        <w:rPr>
          <w:rFonts w:ascii="Calibri" w:hAnsi="Calibri" w:cs="Calibri"/>
          <w:rtl/>
        </w:rPr>
        <w:br/>
      </w:r>
    </w:p>
    <w:p w14:paraId="33B70716" w14:textId="7EC0B06F" w:rsidR="00EA7549" w:rsidRPr="00DE7D95" w:rsidRDefault="00DE7D95" w:rsidP="00DE7D95">
      <w:pPr>
        <w:jc w:val="center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 xml:space="preserve">גרף </w:t>
      </w:r>
      <w:r w:rsidR="00CD5430" w:rsidRPr="004B16E7">
        <w:rPr>
          <w:rFonts w:ascii="Calibri" w:hAnsi="Calibri" w:cs="Calibri" w:hint="cs"/>
          <w:b/>
          <w:bCs/>
          <w:u w:val="single"/>
          <w:rtl/>
        </w:rPr>
        <w:t>6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EA7549" w:rsidRPr="00DE7D95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75755A" w:rsidRPr="004B16E7">
        <w:rPr>
          <w:rFonts w:ascii="Calibri" w:hAnsi="Calibri" w:cs="Calibri" w:hint="cs"/>
          <w:b/>
          <w:bCs/>
          <w:u w:val="single"/>
          <w:rtl/>
        </w:rPr>
        <w:t>-</w:t>
      </w:r>
      <w:r w:rsidR="00EA7549" w:rsidRPr="00DE7D95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577F65" w:rsidRPr="00DE7D95">
        <w:rPr>
          <w:rFonts w:ascii="Calibri" w:hAnsi="Calibri" w:cs="Calibri" w:hint="cs"/>
          <w:b/>
          <w:bCs/>
          <w:u w:val="single"/>
          <w:rtl/>
        </w:rPr>
        <w:t>הגדלת</w:t>
      </w:r>
      <w:r w:rsidR="00EA7549" w:rsidRPr="00DE7D95">
        <w:rPr>
          <w:rFonts w:ascii="Calibri" w:hAnsi="Calibri" w:cs="Calibri" w:hint="cs"/>
          <w:b/>
          <w:bCs/>
          <w:u w:val="single"/>
          <w:rtl/>
        </w:rPr>
        <w:t xml:space="preserve"> 2</w:t>
      </w:r>
      <w:r w:rsidR="00EA7549" w:rsidRPr="00DE7D95">
        <w:rPr>
          <w:rFonts w:ascii="Calibri" w:hAnsi="Calibri" w:cs="Calibri"/>
          <w:b/>
          <w:bCs/>
          <w:u w:val="single"/>
        </w:rPr>
        <w:t>L</w:t>
      </w:r>
      <w:r w:rsidR="00EA7549" w:rsidRPr="00DE7D95">
        <w:rPr>
          <w:rFonts w:ascii="Calibri" w:hAnsi="Calibri" w:cs="Calibri" w:hint="cs"/>
          <w:b/>
          <w:bCs/>
          <w:u w:val="single"/>
          <w:rtl/>
        </w:rPr>
        <w:t xml:space="preserve"> מ0.016 ל0.2</w:t>
      </w:r>
    </w:p>
    <w:p w14:paraId="043CC261" w14:textId="413D7E39" w:rsidR="004B16E7" w:rsidRPr="00585431" w:rsidRDefault="004B16E7" w:rsidP="00DE7D95">
      <w:pPr>
        <w:jc w:val="center"/>
        <w:rPr>
          <w:rFonts w:ascii="Calibri" w:hAnsi="Calibri" w:cs="Calibri"/>
          <w:b/>
          <w:bCs/>
        </w:rPr>
      </w:pPr>
      <w:r w:rsidRPr="00585431">
        <w:rPr>
          <w:rFonts w:ascii="Calibri" w:hAnsi="Calibri" w:cs="Calibri"/>
          <w:noProof/>
          <w:rtl/>
        </w:rPr>
        <w:drawing>
          <wp:anchor distT="0" distB="0" distL="114300" distR="114300" simplePos="0" relativeHeight="251658247" behindDoc="1" locked="0" layoutInCell="1" allowOverlap="1" wp14:anchorId="1D691C48" wp14:editId="087B5859">
            <wp:simplePos x="0" y="0"/>
            <wp:positionH relativeFrom="column">
              <wp:posOffset>1046988</wp:posOffset>
            </wp:positionH>
            <wp:positionV relativeFrom="paragraph">
              <wp:posOffset>96546</wp:posOffset>
            </wp:positionV>
            <wp:extent cx="4965793" cy="2286000"/>
            <wp:effectExtent l="0" t="0" r="6350" b="0"/>
            <wp:wrapTight wrapText="bothSides">
              <wp:wrapPolygon edited="0">
                <wp:start x="0" y="0"/>
                <wp:lineTo x="0" y="21420"/>
                <wp:lineTo x="21545" y="21420"/>
                <wp:lineTo x="21545" y="0"/>
                <wp:lineTo x="0" y="0"/>
              </wp:wrapPolygon>
            </wp:wrapTight>
            <wp:docPr id="18579843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843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9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0AB56" w14:textId="77777777" w:rsidR="00DC29B7" w:rsidRDefault="008E19F1" w:rsidP="00B56AD8">
      <w:pPr>
        <w:ind w:left="1080"/>
        <w:rPr>
          <w:rFonts w:ascii="Calibri" w:hAnsi="Calibri" w:cs="Calibri"/>
          <w:rtl/>
        </w:rPr>
      </w:pPr>
      <w:r w:rsidRPr="00E34D02">
        <w:rPr>
          <w:rFonts w:ascii="Calibri" w:hAnsi="Calibri" w:cs="Calibri"/>
          <w:u w:val="single"/>
          <w:rtl/>
        </w:rPr>
        <w:br/>
      </w:r>
    </w:p>
    <w:p w14:paraId="6BEA12F0" w14:textId="77777777" w:rsidR="00DC29B7" w:rsidRDefault="00DC29B7" w:rsidP="00B56AD8">
      <w:pPr>
        <w:ind w:left="1080"/>
        <w:rPr>
          <w:rFonts w:ascii="Calibri" w:hAnsi="Calibri" w:cs="Calibri"/>
          <w:rtl/>
        </w:rPr>
      </w:pPr>
    </w:p>
    <w:p w14:paraId="3923052E" w14:textId="77777777" w:rsidR="00DC29B7" w:rsidRDefault="00DC29B7" w:rsidP="00B56AD8">
      <w:pPr>
        <w:ind w:left="1080"/>
        <w:rPr>
          <w:rFonts w:ascii="Calibri" w:hAnsi="Calibri" w:cs="Calibri"/>
          <w:rtl/>
        </w:rPr>
      </w:pPr>
    </w:p>
    <w:p w14:paraId="388808F2" w14:textId="0B4B1CBB" w:rsidR="00DC29B7" w:rsidRDefault="00DC29B7" w:rsidP="00B56AD8">
      <w:pPr>
        <w:ind w:left="1080"/>
        <w:rPr>
          <w:rFonts w:ascii="Calibri" w:hAnsi="Calibri" w:cs="Calibri"/>
          <w:rtl/>
        </w:rPr>
      </w:pPr>
    </w:p>
    <w:p w14:paraId="38730C26" w14:textId="7E90A48C" w:rsidR="00DC29B7" w:rsidRDefault="00DC29B7" w:rsidP="00B56AD8">
      <w:pPr>
        <w:ind w:left="1080"/>
        <w:rPr>
          <w:rFonts w:ascii="Calibri" w:hAnsi="Calibri" w:cs="Calibri"/>
          <w:rtl/>
        </w:rPr>
      </w:pPr>
    </w:p>
    <w:p w14:paraId="76D72E51" w14:textId="77777777" w:rsidR="00585431" w:rsidRDefault="00585431" w:rsidP="00B56AD8">
      <w:pPr>
        <w:ind w:left="1080"/>
        <w:rPr>
          <w:rFonts w:ascii="Calibri" w:hAnsi="Calibri" w:cs="Calibri"/>
          <w:rtl/>
        </w:rPr>
      </w:pPr>
    </w:p>
    <w:p w14:paraId="2859258C" w14:textId="77777777" w:rsidR="00585431" w:rsidRPr="00585431" w:rsidRDefault="00585431" w:rsidP="00B56AD8">
      <w:pPr>
        <w:ind w:left="1080"/>
        <w:rPr>
          <w:rFonts w:ascii="Calibri" w:hAnsi="Calibri" w:cs="Calibri"/>
          <w:rtl/>
        </w:rPr>
      </w:pPr>
    </w:p>
    <w:p w14:paraId="67F0D3E5" w14:textId="10865FD0" w:rsidR="00DC29B7" w:rsidRDefault="00DC29B7" w:rsidP="00B56AD8">
      <w:pPr>
        <w:ind w:left="1080"/>
        <w:rPr>
          <w:rFonts w:ascii="Calibri" w:hAnsi="Calibri" w:cs="Calibri"/>
          <w:rtl/>
        </w:rPr>
      </w:pPr>
    </w:p>
    <w:p w14:paraId="624B7A27" w14:textId="175B98E1" w:rsidR="00DC29B7" w:rsidRDefault="00DC29B7" w:rsidP="00DC29B7">
      <w:pPr>
        <w:jc w:val="center"/>
        <w:rPr>
          <w:rFonts w:ascii="Calibri" w:hAnsi="Calibri" w:cs="Calibri"/>
          <w:rtl/>
        </w:rPr>
      </w:pPr>
      <w:r w:rsidRPr="00585431">
        <w:rPr>
          <w:rFonts w:ascii="Calibri" w:hAnsi="Calibri" w:cs="Calibri" w:hint="cs"/>
          <w:rtl/>
        </w:rPr>
        <w:t>התוצאה הכי גבוהה:</w:t>
      </w:r>
      <w:r w:rsidRPr="00DE7D95">
        <w:rPr>
          <w:rFonts w:ascii="Calibri" w:hAnsi="Calibri" w:cs="Calibri"/>
          <w:b/>
          <w:bCs/>
          <w:noProof/>
          <w:rtl/>
        </w:rPr>
        <w:drawing>
          <wp:anchor distT="0" distB="0" distL="114300" distR="114300" simplePos="0" relativeHeight="251658246" behindDoc="1" locked="0" layoutInCell="1" allowOverlap="1" wp14:anchorId="597CB7CC" wp14:editId="01DD07BF">
            <wp:simplePos x="0" y="0"/>
            <wp:positionH relativeFrom="column">
              <wp:posOffset>121750</wp:posOffset>
            </wp:positionH>
            <wp:positionV relativeFrom="paragraph">
              <wp:posOffset>252702</wp:posOffset>
            </wp:positionV>
            <wp:extent cx="6645910" cy="208915"/>
            <wp:effectExtent l="0" t="0" r="2540" b="635"/>
            <wp:wrapTight wrapText="bothSides">
              <wp:wrapPolygon edited="0">
                <wp:start x="0" y="0"/>
                <wp:lineTo x="0" y="19696"/>
                <wp:lineTo x="21546" y="19696"/>
                <wp:lineTo x="21546" y="0"/>
                <wp:lineTo x="0" y="0"/>
              </wp:wrapPolygon>
            </wp:wrapTight>
            <wp:docPr id="178081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1201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A54F1" w14:textId="77777777" w:rsidR="00DC29B7" w:rsidRDefault="00DC29B7" w:rsidP="00DC29B7">
      <w:pPr>
        <w:rPr>
          <w:rFonts w:ascii="Calibri" w:hAnsi="Calibri" w:cs="Calibri"/>
          <w:rtl/>
        </w:rPr>
      </w:pPr>
    </w:p>
    <w:p w14:paraId="5342EE24" w14:textId="0911C193" w:rsidR="00B56AD8" w:rsidRDefault="00B56AD8" w:rsidP="00DC29B7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ישנה </w:t>
      </w:r>
      <w:r w:rsidRPr="005778F9">
        <w:rPr>
          <w:rFonts w:ascii="Calibri" w:hAnsi="Calibri" w:cs="Calibri" w:hint="cs"/>
          <w:highlight w:val="red"/>
          <w:rtl/>
        </w:rPr>
        <w:t>ירידה</w:t>
      </w:r>
      <w:r>
        <w:rPr>
          <w:rFonts w:ascii="Calibri" w:hAnsi="Calibri" w:cs="Calibri" w:hint="cs"/>
          <w:rtl/>
        </w:rPr>
        <w:t xml:space="preserve"> </w:t>
      </w:r>
      <w:r w:rsidR="00A13CB7">
        <w:rPr>
          <w:rFonts w:ascii="Calibri" w:hAnsi="Calibri" w:cs="Calibri" w:hint="cs"/>
          <w:rtl/>
        </w:rPr>
        <w:t xml:space="preserve">ב </w:t>
      </w:r>
      <w:r w:rsidR="00A13CB7">
        <w:rPr>
          <w:rFonts w:ascii="Calibri" w:hAnsi="Calibri" w:cs="Calibri"/>
        </w:rPr>
        <w:t>Accuracy</w:t>
      </w:r>
      <w:r w:rsidR="00A13CB7">
        <w:rPr>
          <w:rFonts w:ascii="Calibri" w:hAnsi="Calibri" w:cs="Calibri" w:hint="cs"/>
          <w:rtl/>
        </w:rPr>
        <w:t xml:space="preserve">  ולא חל שינוי ב </w:t>
      </w:r>
      <w:r w:rsidR="00A13CB7" w:rsidRPr="00B0436B">
        <w:rPr>
          <w:rFonts w:ascii="Calibri" w:hAnsi="Calibri" w:cs="Calibri"/>
          <w:b/>
          <w:bCs/>
        </w:rPr>
        <w:t>Overfitting</w:t>
      </w:r>
      <w:r w:rsidR="00A13CB7">
        <w:rPr>
          <w:rFonts w:ascii="Calibri" w:hAnsi="Calibri" w:cs="Calibri" w:hint="cs"/>
          <w:rtl/>
        </w:rPr>
        <w:t xml:space="preserve"> </w:t>
      </w:r>
      <w:r>
        <w:rPr>
          <w:rFonts w:ascii="Calibri" w:hAnsi="Calibri" w:cs="Calibri" w:hint="cs"/>
          <w:rtl/>
        </w:rPr>
        <w:t xml:space="preserve">לכן </w:t>
      </w:r>
      <w:r w:rsidR="00577F65">
        <w:rPr>
          <w:rFonts w:ascii="Calibri" w:hAnsi="Calibri" w:cs="Calibri" w:hint="cs"/>
          <w:rtl/>
        </w:rPr>
        <w:t>הגדלת</w:t>
      </w:r>
      <w:r w:rsidR="003E0DA0">
        <w:rPr>
          <w:rFonts w:ascii="Calibri" w:hAnsi="Calibri" w:cs="Calibri" w:hint="cs"/>
          <w:rtl/>
        </w:rPr>
        <w:t xml:space="preserve"> </w:t>
      </w:r>
      <w:r w:rsidR="003E0DA0">
        <w:rPr>
          <w:rFonts w:ascii="Calibri" w:hAnsi="Calibri" w:cs="Calibri"/>
        </w:rPr>
        <w:t>L2</w:t>
      </w:r>
      <w:r w:rsidR="003E0DA0">
        <w:rPr>
          <w:rFonts w:ascii="Calibri" w:hAnsi="Calibri" w:cs="Calibri" w:hint="cs"/>
          <w:rtl/>
        </w:rPr>
        <w:t xml:space="preserve"> באחוז נמוך לא מועילה</w:t>
      </w:r>
      <w:r w:rsidR="00F16394">
        <w:rPr>
          <w:rFonts w:ascii="Calibri" w:hAnsi="Calibri" w:cs="Calibri" w:hint="cs"/>
          <w:rtl/>
        </w:rPr>
        <w:t xml:space="preserve"> לשיפור המודל</w:t>
      </w:r>
    </w:p>
    <w:p w14:paraId="2F15F303" w14:textId="16FAB665" w:rsidR="00186C38" w:rsidRDefault="00186C38" w:rsidP="00EA7549">
      <w:pPr>
        <w:pStyle w:val="ListParagraph"/>
        <w:ind w:left="1440"/>
        <w:rPr>
          <w:rFonts w:ascii="Calibri" w:hAnsi="Calibri" w:cs="Calibri"/>
          <w:u w:val="single"/>
          <w:rtl/>
        </w:rPr>
      </w:pPr>
    </w:p>
    <w:p w14:paraId="1F9C7235" w14:textId="4BA3484D" w:rsidR="00186C38" w:rsidRPr="004B16E7" w:rsidRDefault="00CD5430" w:rsidP="00CD5430">
      <w:pPr>
        <w:pStyle w:val="ListParagraph"/>
        <w:ind w:left="0"/>
        <w:jc w:val="center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 xml:space="preserve">גרף 7 </w:t>
      </w:r>
      <w:r w:rsidR="005E26AB">
        <w:rPr>
          <w:rFonts w:ascii="Calibri" w:hAnsi="Calibri" w:cs="Calibri"/>
          <w:b/>
          <w:bCs/>
          <w:u w:val="single"/>
          <w:rtl/>
        </w:rPr>
        <w:t>–</w:t>
      </w:r>
      <w:r w:rsidR="0075755A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577F65" w:rsidRPr="004B16E7">
        <w:rPr>
          <w:rFonts w:ascii="Calibri" w:hAnsi="Calibri" w:cs="Calibri" w:hint="cs"/>
          <w:b/>
          <w:bCs/>
          <w:u w:val="single"/>
          <w:rtl/>
        </w:rPr>
        <w:t>הגדלת</w:t>
      </w:r>
      <w:r w:rsidR="00186C38" w:rsidRPr="004B16E7">
        <w:rPr>
          <w:rFonts w:ascii="Calibri" w:hAnsi="Calibri" w:cs="Calibri" w:hint="cs"/>
          <w:b/>
          <w:bCs/>
          <w:u w:val="single"/>
          <w:rtl/>
        </w:rPr>
        <w:t xml:space="preserve"> 1</w:t>
      </w:r>
      <w:r w:rsidR="00186C38" w:rsidRPr="004B16E7">
        <w:rPr>
          <w:rFonts w:ascii="Calibri" w:hAnsi="Calibri" w:cs="Calibri"/>
          <w:b/>
          <w:bCs/>
          <w:u w:val="single"/>
        </w:rPr>
        <w:t>L</w:t>
      </w:r>
      <w:r w:rsidR="00186C38" w:rsidRPr="004B16E7">
        <w:rPr>
          <w:rFonts w:ascii="Calibri" w:hAnsi="Calibri" w:cs="Calibri" w:hint="cs"/>
          <w:b/>
          <w:bCs/>
          <w:u w:val="single"/>
          <w:rtl/>
        </w:rPr>
        <w:t xml:space="preserve"> מ0.006 ל0.2</w:t>
      </w:r>
    </w:p>
    <w:p w14:paraId="34268E60" w14:textId="73481B2E" w:rsidR="00186E88" w:rsidRDefault="001C605B" w:rsidP="00186E88">
      <w:pPr>
        <w:pStyle w:val="ListParagraph"/>
        <w:ind w:left="1440"/>
        <w:rPr>
          <w:rFonts w:ascii="Calibri" w:hAnsi="Calibri" w:cs="Calibri"/>
          <w:u w:val="single"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53" behindDoc="0" locked="0" layoutInCell="1" allowOverlap="1" wp14:anchorId="4CF3C92B" wp14:editId="09D1BA37">
            <wp:simplePos x="0" y="0"/>
            <wp:positionH relativeFrom="column">
              <wp:posOffset>973303</wp:posOffset>
            </wp:positionH>
            <wp:positionV relativeFrom="paragraph">
              <wp:posOffset>114274</wp:posOffset>
            </wp:positionV>
            <wp:extent cx="4995881" cy="2286000"/>
            <wp:effectExtent l="0" t="0" r="0" b="0"/>
            <wp:wrapSquare wrapText="bothSides"/>
            <wp:docPr id="1465226523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26523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88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95F05" w14:textId="6FCB8230" w:rsidR="008F4552" w:rsidRDefault="008F4552" w:rsidP="00186C38">
      <w:pPr>
        <w:pStyle w:val="ListParagraph"/>
        <w:ind w:left="1440"/>
        <w:rPr>
          <w:rFonts w:ascii="Calibri" w:hAnsi="Calibri" w:cs="Calibri"/>
          <w:u w:val="single"/>
          <w:rtl/>
        </w:rPr>
      </w:pPr>
    </w:p>
    <w:p w14:paraId="0068E593" w14:textId="77777777" w:rsidR="001C605B" w:rsidRDefault="00F16394" w:rsidP="00186C38">
      <w:pPr>
        <w:pStyle w:val="ListParagraph"/>
        <w:ind w:left="1440"/>
        <w:rPr>
          <w:rFonts w:ascii="Calibri" w:hAnsi="Calibri" w:cs="Calibri"/>
          <w:rtl/>
        </w:rPr>
      </w:pPr>
      <w:r>
        <w:rPr>
          <w:rFonts w:ascii="Calibri" w:hAnsi="Calibri" w:cs="Calibri"/>
          <w:u w:val="single"/>
          <w:rtl/>
        </w:rPr>
        <w:br/>
      </w:r>
    </w:p>
    <w:p w14:paraId="3E6FF5EB" w14:textId="77777777" w:rsidR="001C605B" w:rsidRDefault="001C605B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16DC532A" w14:textId="77777777" w:rsidR="001C605B" w:rsidRDefault="001C605B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4B5816DB" w14:textId="77777777" w:rsidR="001C605B" w:rsidRDefault="001C605B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5F98BBE7" w14:textId="77777777" w:rsidR="001C605B" w:rsidRDefault="001C605B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6492126B" w14:textId="77777777" w:rsidR="00CD5430" w:rsidRDefault="00CD5430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0A2E43AA" w14:textId="77777777" w:rsidR="00CD5430" w:rsidRDefault="00CD5430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237873F4" w14:textId="77777777" w:rsidR="00585431" w:rsidRDefault="00585431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650BB012" w14:textId="77777777" w:rsidR="00585431" w:rsidRPr="00585431" w:rsidRDefault="00585431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43B11763" w14:textId="77777777" w:rsidR="00CD5430" w:rsidRDefault="00CD5430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3F6BCFAA" w14:textId="211D6F29" w:rsidR="00B32F45" w:rsidRPr="00585431" w:rsidRDefault="00B32F45" w:rsidP="00B32F45">
      <w:pPr>
        <w:pStyle w:val="ListParagraph"/>
        <w:ind w:left="0"/>
        <w:jc w:val="center"/>
        <w:rPr>
          <w:rFonts w:ascii="Calibri" w:hAnsi="Calibri" w:cs="Calibri"/>
          <w:rtl/>
        </w:rPr>
      </w:pPr>
    </w:p>
    <w:p w14:paraId="74128013" w14:textId="46157D99" w:rsidR="00B32F45" w:rsidRDefault="00B32F45" w:rsidP="00B32F45">
      <w:pPr>
        <w:pStyle w:val="ListParagraph"/>
        <w:ind w:left="0"/>
        <w:jc w:val="center"/>
        <w:rPr>
          <w:rFonts w:ascii="Calibri" w:hAnsi="Calibri" w:cs="Calibri"/>
          <w:rtl/>
        </w:rPr>
      </w:pPr>
      <w:r w:rsidRPr="00CD5430">
        <w:rPr>
          <w:rFonts w:ascii="Calibri" w:hAnsi="Calibri" w:cs="Calibri"/>
          <w:b/>
          <w:bCs/>
          <w:noProof/>
          <w:rtl/>
        </w:rPr>
        <w:drawing>
          <wp:anchor distT="0" distB="0" distL="114300" distR="114300" simplePos="0" relativeHeight="251658248" behindDoc="0" locked="0" layoutInCell="1" allowOverlap="1" wp14:anchorId="0CF67BD7" wp14:editId="7283081D">
            <wp:simplePos x="0" y="0"/>
            <wp:positionH relativeFrom="column">
              <wp:posOffset>20320</wp:posOffset>
            </wp:positionH>
            <wp:positionV relativeFrom="paragraph">
              <wp:posOffset>210431</wp:posOffset>
            </wp:positionV>
            <wp:extent cx="6645910" cy="168910"/>
            <wp:effectExtent l="0" t="0" r="2540" b="2540"/>
            <wp:wrapSquare wrapText="bothSides"/>
            <wp:docPr id="104189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9023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5431">
        <w:rPr>
          <w:rFonts w:ascii="Calibri" w:hAnsi="Calibri" w:cs="Calibri" w:hint="cs"/>
          <w:rtl/>
        </w:rPr>
        <w:t>התוצאה הכי גבוהה:</w:t>
      </w:r>
    </w:p>
    <w:p w14:paraId="12EA2B2F" w14:textId="001437E7" w:rsidR="00B32F45" w:rsidRDefault="00B32F45" w:rsidP="00186C38">
      <w:pPr>
        <w:pStyle w:val="ListParagraph"/>
        <w:ind w:left="1440"/>
        <w:rPr>
          <w:rFonts w:ascii="Calibri" w:hAnsi="Calibri" w:cs="Calibri"/>
          <w:rtl/>
        </w:rPr>
      </w:pPr>
    </w:p>
    <w:p w14:paraId="3E859201" w14:textId="13625E34" w:rsidR="00186C38" w:rsidRPr="00585431" w:rsidRDefault="00F16394" w:rsidP="00B32F45">
      <w:pPr>
        <w:rPr>
          <w:rFonts w:ascii="Calibri" w:hAnsi="Calibri" w:cs="Calibri"/>
          <w:rtl/>
        </w:rPr>
      </w:pPr>
      <w:r w:rsidRPr="00B32F45">
        <w:rPr>
          <w:rFonts w:ascii="Calibri" w:hAnsi="Calibri" w:cs="Calibri" w:hint="cs"/>
          <w:rtl/>
        </w:rPr>
        <w:t xml:space="preserve">ישנה </w:t>
      </w:r>
      <w:r w:rsidRPr="00B32F45">
        <w:rPr>
          <w:rFonts w:ascii="Calibri" w:hAnsi="Calibri" w:cs="Calibri" w:hint="cs"/>
          <w:highlight w:val="red"/>
          <w:rtl/>
        </w:rPr>
        <w:t>ירידה</w:t>
      </w:r>
      <w:r w:rsidRPr="00B32F45">
        <w:rPr>
          <w:rFonts w:ascii="Calibri" w:hAnsi="Calibri" w:cs="Calibri" w:hint="cs"/>
          <w:rtl/>
        </w:rPr>
        <w:t xml:space="preserve"> </w:t>
      </w:r>
      <w:r w:rsidR="00206DA5">
        <w:rPr>
          <w:rFonts w:ascii="Calibri" w:hAnsi="Calibri" w:cs="Calibri" w:hint="cs"/>
          <w:rtl/>
        </w:rPr>
        <w:t xml:space="preserve">ב </w:t>
      </w:r>
      <w:r w:rsidR="00206DA5">
        <w:rPr>
          <w:rFonts w:ascii="Calibri" w:hAnsi="Calibri" w:cs="Calibri"/>
        </w:rPr>
        <w:t>Accuracy</w:t>
      </w:r>
      <w:r w:rsidR="00206DA5">
        <w:rPr>
          <w:rFonts w:ascii="Calibri" w:hAnsi="Calibri" w:cs="Calibri" w:hint="cs"/>
          <w:rtl/>
        </w:rPr>
        <w:t xml:space="preserve">  ולא חל שינוי ב </w:t>
      </w:r>
      <w:r w:rsidR="00206DA5" w:rsidRPr="00B0436B">
        <w:rPr>
          <w:rFonts w:ascii="Calibri" w:hAnsi="Calibri" w:cs="Calibri"/>
          <w:b/>
          <w:bCs/>
        </w:rPr>
        <w:t>Overfitting</w:t>
      </w:r>
      <w:r w:rsidRPr="00B32F45">
        <w:rPr>
          <w:rFonts w:ascii="Calibri" w:hAnsi="Calibri" w:cs="Calibri" w:hint="cs"/>
          <w:rtl/>
        </w:rPr>
        <w:t xml:space="preserve"> ולכן </w:t>
      </w:r>
      <w:r w:rsidR="00577F65" w:rsidRPr="00B32F45">
        <w:rPr>
          <w:rFonts w:ascii="Calibri" w:hAnsi="Calibri" w:cs="Calibri" w:hint="cs"/>
          <w:rtl/>
        </w:rPr>
        <w:t>הגדלת</w:t>
      </w:r>
      <w:r w:rsidRPr="00B32F45">
        <w:rPr>
          <w:rFonts w:ascii="Calibri" w:hAnsi="Calibri" w:cs="Calibri" w:hint="cs"/>
          <w:rtl/>
        </w:rPr>
        <w:t xml:space="preserve"> </w:t>
      </w:r>
      <w:r w:rsidRPr="00B32F45">
        <w:rPr>
          <w:rFonts w:ascii="Calibri" w:hAnsi="Calibri" w:cs="Calibri"/>
        </w:rPr>
        <w:t>L1</w:t>
      </w:r>
      <w:r w:rsidRPr="00B32F45">
        <w:rPr>
          <w:rFonts w:ascii="Calibri" w:hAnsi="Calibri" w:cs="Calibri" w:hint="cs"/>
          <w:rtl/>
        </w:rPr>
        <w:t xml:space="preserve"> באחוז נמוך לא מועילה לשיפור המודל</w:t>
      </w:r>
    </w:p>
    <w:p w14:paraId="30EA2E62" w14:textId="77777777" w:rsidR="007C1591" w:rsidRDefault="007C1591" w:rsidP="00585431">
      <w:pPr>
        <w:rPr>
          <w:rFonts w:ascii="Calibri" w:hAnsi="Calibri" w:cs="Calibri"/>
          <w:b/>
          <w:bCs/>
          <w:rtl/>
        </w:rPr>
      </w:pPr>
    </w:p>
    <w:p w14:paraId="788F1351" w14:textId="77777777" w:rsidR="00317701" w:rsidRDefault="00317701" w:rsidP="00585431">
      <w:pPr>
        <w:rPr>
          <w:rFonts w:ascii="Calibri" w:hAnsi="Calibri" w:cs="Calibri"/>
          <w:b/>
          <w:bCs/>
          <w:rtl/>
        </w:rPr>
      </w:pPr>
    </w:p>
    <w:p w14:paraId="2687A0C9" w14:textId="77777777" w:rsidR="00317701" w:rsidRDefault="00317701" w:rsidP="00585431">
      <w:pPr>
        <w:rPr>
          <w:rFonts w:ascii="Calibri" w:hAnsi="Calibri" w:cs="Calibri"/>
          <w:b/>
          <w:bCs/>
          <w:rtl/>
        </w:rPr>
      </w:pPr>
    </w:p>
    <w:p w14:paraId="185B2CE2" w14:textId="77777777" w:rsidR="00336666" w:rsidRPr="00585431" w:rsidRDefault="00336666" w:rsidP="00585431">
      <w:pPr>
        <w:rPr>
          <w:rFonts w:ascii="Calibri" w:hAnsi="Calibri" w:cs="Calibri"/>
          <w:b/>
          <w:bCs/>
          <w:rtl/>
        </w:rPr>
      </w:pPr>
    </w:p>
    <w:p w14:paraId="61CD64AF" w14:textId="6F0E080A" w:rsidR="00186C38" w:rsidRPr="004B16E7" w:rsidRDefault="004855DC" w:rsidP="007C1591">
      <w:pPr>
        <w:ind w:left="3240" w:firstLine="360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>גרף 8</w:t>
      </w:r>
      <w:r w:rsidR="00D54C33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D54C33" w:rsidRPr="004B16E7">
        <w:rPr>
          <w:rFonts w:ascii="Calibri" w:hAnsi="Calibri" w:cs="Calibri"/>
          <w:b/>
          <w:bCs/>
          <w:u w:val="single"/>
          <w:rtl/>
        </w:rPr>
        <w:t>–</w:t>
      </w:r>
      <w:r w:rsidR="00D54C33" w:rsidRPr="004B16E7">
        <w:rPr>
          <w:rFonts w:ascii="Calibri" w:hAnsi="Calibri" w:cs="Calibri" w:hint="cs"/>
          <w:b/>
          <w:bCs/>
          <w:u w:val="single"/>
          <w:rtl/>
        </w:rPr>
        <w:t xml:space="preserve"> הקטנת </w:t>
      </w:r>
      <w:r w:rsidR="00D54C33" w:rsidRPr="004B16E7">
        <w:rPr>
          <w:rFonts w:ascii="Calibri" w:hAnsi="Calibri" w:cs="Calibri"/>
          <w:b/>
          <w:bCs/>
          <w:u w:val="single"/>
        </w:rPr>
        <w:t>L1</w:t>
      </w:r>
      <w:r w:rsidR="00D54C33" w:rsidRPr="004B16E7">
        <w:rPr>
          <w:rFonts w:ascii="Calibri" w:hAnsi="Calibri" w:cs="Calibri" w:hint="cs"/>
          <w:b/>
          <w:bCs/>
          <w:u w:val="single"/>
          <w:rtl/>
        </w:rPr>
        <w:t xml:space="preserve"> מ0.006 ל0.001</w:t>
      </w:r>
    </w:p>
    <w:p w14:paraId="12C98828" w14:textId="085767FD" w:rsidR="00D54C33" w:rsidRDefault="007C1591" w:rsidP="00D54C33">
      <w:pPr>
        <w:pStyle w:val="ListParagraph"/>
        <w:rPr>
          <w:rFonts w:ascii="Calibri" w:hAnsi="Calibri" w:cs="Calibri"/>
          <w:u w:val="single"/>
          <w:rtl/>
        </w:rPr>
      </w:pPr>
      <w:r w:rsidRPr="00585431">
        <w:rPr>
          <w:rFonts w:ascii="Calibri" w:hAnsi="Calibri" w:cs="Calibri"/>
          <w:b/>
          <w:bCs/>
          <w:noProof/>
          <w:rtl/>
        </w:rPr>
        <w:drawing>
          <wp:anchor distT="0" distB="0" distL="114300" distR="114300" simplePos="0" relativeHeight="251658249" behindDoc="0" locked="0" layoutInCell="1" allowOverlap="1" wp14:anchorId="27C9A247" wp14:editId="74EBA095">
            <wp:simplePos x="0" y="0"/>
            <wp:positionH relativeFrom="margin">
              <wp:align>center</wp:align>
            </wp:positionH>
            <wp:positionV relativeFrom="paragraph">
              <wp:posOffset>140766</wp:posOffset>
            </wp:positionV>
            <wp:extent cx="5040083" cy="2286000"/>
            <wp:effectExtent l="0" t="0" r="8255" b="0"/>
            <wp:wrapSquare wrapText="bothSides"/>
            <wp:docPr id="835944032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44032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8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2D28B" w14:textId="1C890A58" w:rsidR="006E5278" w:rsidRDefault="006E5278" w:rsidP="00D54C33">
      <w:pPr>
        <w:pStyle w:val="ListParagraph"/>
        <w:rPr>
          <w:rFonts w:ascii="Calibri" w:hAnsi="Calibri" w:cs="Calibri"/>
          <w:u w:val="single"/>
          <w:rtl/>
        </w:rPr>
      </w:pPr>
    </w:p>
    <w:p w14:paraId="255DA682" w14:textId="77777777" w:rsidR="007C1591" w:rsidRDefault="007C1591" w:rsidP="00D54C33">
      <w:pPr>
        <w:pStyle w:val="ListParagraph"/>
        <w:rPr>
          <w:rFonts w:ascii="Calibri" w:hAnsi="Calibri" w:cs="Calibri"/>
          <w:rtl/>
        </w:rPr>
      </w:pPr>
    </w:p>
    <w:p w14:paraId="15FD5ACD" w14:textId="77777777" w:rsidR="007C1591" w:rsidRDefault="007C1591" w:rsidP="00D54C33">
      <w:pPr>
        <w:pStyle w:val="ListParagraph"/>
        <w:rPr>
          <w:rFonts w:ascii="Calibri" w:hAnsi="Calibri" w:cs="Calibri"/>
          <w:rtl/>
        </w:rPr>
      </w:pPr>
    </w:p>
    <w:p w14:paraId="33614E1C" w14:textId="77777777" w:rsidR="007C1591" w:rsidRDefault="007C1591" w:rsidP="00D54C33">
      <w:pPr>
        <w:pStyle w:val="ListParagraph"/>
        <w:rPr>
          <w:rFonts w:ascii="Calibri" w:hAnsi="Calibri" w:cs="Calibri"/>
          <w:rtl/>
        </w:rPr>
      </w:pPr>
    </w:p>
    <w:p w14:paraId="558A86B7" w14:textId="77777777" w:rsidR="007C1591" w:rsidRDefault="007C1591" w:rsidP="00D54C33">
      <w:pPr>
        <w:pStyle w:val="ListParagraph"/>
        <w:rPr>
          <w:rFonts w:ascii="Calibri" w:hAnsi="Calibri" w:cs="Calibri"/>
          <w:rtl/>
        </w:rPr>
      </w:pPr>
    </w:p>
    <w:p w14:paraId="5BD29F55" w14:textId="77777777" w:rsidR="007C1591" w:rsidRDefault="007C1591" w:rsidP="00D54C33">
      <w:pPr>
        <w:pStyle w:val="ListParagraph"/>
        <w:rPr>
          <w:rFonts w:ascii="Calibri" w:hAnsi="Calibri" w:cs="Calibri"/>
          <w:rtl/>
        </w:rPr>
      </w:pPr>
    </w:p>
    <w:p w14:paraId="77CA6167" w14:textId="77777777" w:rsidR="007C1591" w:rsidRDefault="007C1591" w:rsidP="00D54C33">
      <w:pPr>
        <w:pStyle w:val="ListParagraph"/>
        <w:rPr>
          <w:rFonts w:ascii="Calibri" w:hAnsi="Calibri" w:cs="Calibri"/>
          <w:rtl/>
        </w:rPr>
      </w:pPr>
    </w:p>
    <w:p w14:paraId="00D29FD4" w14:textId="77777777" w:rsidR="007C1591" w:rsidRDefault="007C1591" w:rsidP="00D54C33">
      <w:pPr>
        <w:pStyle w:val="ListParagraph"/>
        <w:rPr>
          <w:rFonts w:ascii="Calibri" w:hAnsi="Calibri" w:cs="Calibri"/>
          <w:rtl/>
        </w:rPr>
      </w:pPr>
    </w:p>
    <w:p w14:paraId="2827594E" w14:textId="77777777" w:rsidR="007C1591" w:rsidRDefault="007C1591" w:rsidP="00D54C33">
      <w:pPr>
        <w:pStyle w:val="ListParagraph"/>
        <w:rPr>
          <w:rFonts w:ascii="Calibri" w:hAnsi="Calibri" w:cs="Calibri"/>
          <w:rtl/>
        </w:rPr>
      </w:pPr>
    </w:p>
    <w:p w14:paraId="2C541A9C" w14:textId="77777777" w:rsidR="00585431" w:rsidRDefault="00585431" w:rsidP="00D54C33">
      <w:pPr>
        <w:pStyle w:val="ListParagraph"/>
        <w:rPr>
          <w:rFonts w:ascii="Calibri" w:hAnsi="Calibri" w:cs="Calibri"/>
          <w:rtl/>
        </w:rPr>
      </w:pPr>
    </w:p>
    <w:p w14:paraId="1F383F1F" w14:textId="77777777" w:rsidR="00585431" w:rsidRDefault="00585431" w:rsidP="00D54C33">
      <w:pPr>
        <w:pStyle w:val="ListParagraph"/>
        <w:rPr>
          <w:rFonts w:ascii="Calibri" w:hAnsi="Calibri" w:cs="Calibri"/>
          <w:rtl/>
        </w:rPr>
      </w:pPr>
    </w:p>
    <w:p w14:paraId="6271669D" w14:textId="77777777" w:rsidR="00585431" w:rsidRDefault="00585431" w:rsidP="00D54C33">
      <w:pPr>
        <w:pStyle w:val="ListParagraph"/>
        <w:rPr>
          <w:rFonts w:ascii="Calibri" w:hAnsi="Calibri" w:cs="Calibri"/>
          <w:rtl/>
        </w:rPr>
      </w:pPr>
    </w:p>
    <w:p w14:paraId="7FC20214" w14:textId="77777777" w:rsidR="00585431" w:rsidRPr="00585431" w:rsidRDefault="00585431" w:rsidP="00D54C33">
      <w:pPr>
        <w:pStyle w:val="ListParagraph"/>
        <w:rPr>
          <w:rFonts w:ascii="Calibri" w:hAnsi="Calibri" w:cs="Calibri"/>
          <w:rtl/>
        </w:rPr>
      </w:pPr>
    </w:p>
    <w:p w14:paraId="53F6620C" w14:textId="36F03F23" w:rsidR="007C1591" w:rsidRPr="007C1591" w:rsidRDefault="007C1591" w:rsidP="00585431">
      <w:pPr>
        <w:pStyle w:val="ListParagraph"/>
        <w:ind w:left="3600" w:firstLine="720"/>
        <w:rPr>
          <w:rFonts w:ascii="Calibri" w:hAnsi="Calibri" w:cs="Calibri"/>
          <w:rtl/>
        </w:rPr>
      </w:pPr>
      <w:r w:rsidRPr="00585431">
        <w:rPr>
          <w:rFonts w:ascii="Calibri" w:hAnsi="Calibri" w:cs="Calibri"/>
          <w:b/>
          <w:bCs/>
          <w:noProof/>
          <w:rtl/>
        </w:rPr>
        <w:drawing>
          <wp:anchor distT="0" distB="0" distL="114300" distR="114300" simplePos="0" relativeHeight="251658254" behindDoc="0" locked="0" layoutInCell="1" allowOverlap="1" wp14:anchorId="5B427D13" wp14:editId="570672BB">
            <wp:simplePos x="0" y="0"/>
            <wp:positionH relativeFrom="margin">
              <wp:align>left</wp:align>
            </wp:positionH>
            <wp:positionV relativeFrom="paragraph">
              <wp:posOffset>277342</wp:posOffset>
            </wp:positionV>
            <wp:extent cx="6645910" cy="215265"/>
            <wp:effectExtent l="0" t="0" r="2540" b="0"/>
            <wp:wrapSquare wrapText="bothSides"/>
            <wp:docPr id="186060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0091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5431">
        <w:rPr>
          <w:rFonts w:ascii="Calibri" w:hAnsi="Calibri" w:cs="Calibri" w:hint="cs"/>
          <w:rtl/>
        </w:rPr>
        <w:t xml:space="preserve">התוצאה הכי גבוהה : </w:t>
      </w:r>
    </w:p>
    <w:p w14:paraId="0C7BBA57" w14:textId="77777777" w:rsidR="007C1591" w:rsidRDefault="007C1591" w:rsidP="00D54C33">
      <w:pPr>
        <w:pStyle w:val="ListParagraph"/>
        <w:rPr>
          <w:rFonts w:ascii="Calibri" w:hAnsi="Calibri" w:cs="Calibri"/>
          <w:rtl/>
        </w:rPr>
      </w:pPr>
    </w:p>
    <w:p w14:paraId="04793DAB" w14:textId="687FCA83" w:rsidR="00F16394" w:rsidRPr="00875454" w:rsidRDefault="00F16394" w:rsidP="00D54C33">
      <w:pPr>
        <w:rPr>
          <w:rFonts w:ascii="Calibri" w:hAnsi="Calibri" w:cs="Calibri"/>
          <w:u w:val="single"/>
          <w:rtl/>
        </w:rPr>
      </w:pPr>
      <w:r w:rsidRPr="00875454">
        <w:rPr>
          <w:rFonts w:ascii="Calibri" w:hAnsi="Calibri" w:cs="Calibri" w:hint="cs"/>
          <w:rtl/>
        </w:rPr>
        <w:t xml:space="preserve">ישנה </w:t>
      </w:r>
      <w:r w:rsidRPr="00875454">
        <w:rPr>
          <w:rFonts w:ascii="Calibri" w:hAnsi="Calibri" w:cs="Calibri" w:hint="cs"/>
          <w:highlight w:val="red"/>
          <w:rtl/>
        </w:rPr>
        <w:t>ירידה</w:t>
      </w:r>
      <w:r w:rsidRPr="00875454">
        <w:rPr>
          <w:rFonts w:ascii="Calibri" w:hAnsi="Calibri" w:cs="Calibri" w:hint="cs"/>
          <w:rtl/>
        </w:rPr>
        <w:t xml:space="preserve"> </w:t>
      </w:r>
      <w:r w:rsidR="00062979">
        <w:rPr>
          <w:rFonts w:ascii="Calibri" w:hAnsi="Calibri" w:cs="Calibri" w:hint="cs"/>
          <w:rtl/>
        </w:rPr>
        <w:t xml:space="preserve">ב </w:t>
      </w:r>
      <w:r w:rsidR="00062979">
        <w:rPr>
          <w:rFonts w:ascii="Calibri" w:hAnsi="Calibri" w:cs="Calibri"/>
        </w:rPr>
        <w:t>Accuracy</w:t>
      </w:r>
      <w:r w:rsidR="00062979">
        <w:rPr>
          <w:rFonts w:ascii="Calibri" w:hAnsi="Calibri" w:cs="Calibri" w:hint="cs"/>
          <w:rtl/>
        </w:rPr>
        <w:t xml:space="preserve">  ולא חל שינוי ב </w:t>
      </w:r>
      <w:r w:rsidR="00062979" w:rsidRPr="00B0436B">
        <w:rPr>
          <w:rFonts w:ascii="Calibri" w:hAnsi="Calibri" w:cs="Calibri"/>
          <w:b/>
          <w:bCs/>
        </w:rPr>
        <w:t>Overfitting</w:t>
      </w:r>
      <w:r w:rsidRPr="00875454">
        <w:rPr>
          <w:rFonts w:ascii="Calibri" w:hAnsi="Calibri" w:cs="Calibri" w:hint="cs"/>
          <w:rtl/>
        </w:rPr>
        <w:t xml:space="preserve"> ולכן הקטנת </w:t>
      </w:r>
      <w:r w:rsidRPr="00875454">
        <w:rPr>
          <w:rFonts w:ascii="Calibri" w:hAnsi="Calibri" w:cs="Calibri"/>
        </w:rPr>
        <w:t>L1</w:t>
      </w:r>
      <w:r w:rsidRPr="00875454">
        <w:rPr>
          <w:rFonts w:ascii="Calibri" w:hAnsi="Calibri" w:cs="Calibri" w:hint="cs"/>
          <w:rtl/>
        </w:rPr>
        <w:t xml:space="preserve"> באחוז נמוך לא מועילה לשיפור המודל</w:t>
      </w:r>
    </w:p>
    <w:p w14:paraId="06B73280" w14:textId="10217172" w:rsidR="00D54C33" w:rsidRDefault="00D54C33" w:rsidP="00D54C33">
      <w:pPr>
        <w:pStyle w:val="ListParagraph"/>
        <w:rPr>
          <w:rFonts w:ascii="Calibri" w:hAnsi="Calibri" w:cs="Calibri"/>
          <w:u w:val="single"/>
          <w:rtl/>
        </w:rPr>
      </w:pPr>
    </w:p>
    <w:p w14:paraId="05EA3C1E" w14:textId="667ED3F6" w:rsidR="00D54C33" w:rsidRPr="007C1591" w:rsidRDefault="00D54C33" w:rsidP="00D54C33">
      <w:pPr>
        <w:pStyle w:val="ListParagraph"/>
        <w:rPr>
          <w:rFonts w:ascii="Calibri" w:hAnsi="Calibri" w:cs="Calibri"/>
          <w:rtl/>
        </w:rPr>
      </w:pPr>
    </w:p>
    <w:p w14:paraId="5ED0FEBD" w14:textId="611F729A" w:rsidR="00D54C33" w:rsidRPr="004B16E7" w:rsidRDefault="007C1591" w:rsidP="007C1591">
      <w:pPr>
        <w:ind w:left="2880" w:firstLine="720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>גרף 9</w:t>
      </w:r>
      <w:r w:rsidR="00593C41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593C41" w:rsidRPr="004B16E7">
        <w:rPr>
          <w:rFonts w:ascii="Calibri" w:hAnsi="Calibri" w:cs="Calibri"/>
          <w:b/>
          <w:bCs/>
          <w:u w:val="single"/>
          <w:rtl/>
        </w:rPr>
        <w:t>–</w:t>
      </w:r>
      <w:r w:rsidR="00593C41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577F65" w:rsidRPr="004B16E7">
        <w:rPr>
          <w:rFonts w:ascii="Calibri" w:hAnsi="Calibri" w:cs="Calibri" w:hint="cs"/>
          <w:b/>
          <w:bCs/>
          <w:u w:val="single"/>
          <w:rtl/>
        </w:rPr>
        <w:t>הגדלת</w:t>
      </w:r>
      <w:r w:rsidR="00012B85" w:rsidRPr="004B16E7">
        <w:rPr>
          <w:rFonts w:ascii="Calibri" w:hAnsi="Calibri" w:cs="Calibri" w:hint="cs"/>
          <w:b/>
          <w:bCs/>
          <w:u w:val="single"/>
          <w:rtl/>
        </w:rPr>
        <w:t xml:space="preserve"> 2</w:t>
      </w:r>
      <w:r w:rsidR="00012B85" w:rsidRPr="004B16E7">
        <w:rPr>
          <w:rFonts w:ascii="Calibri" w:hAnsi="Calibri" w:cs="Calibri"/>
          <w:b/>
          <w:bCs/>
          <w:u w:val="single"/>
        </w:rPr>
        <w:t>L</w:t>
      </w:r>
      <w:r w:rsidR="00012B85" w:rsidRPr="004B16E7">
        <w:rPr>
          <w:rFonts w:ascii="Calibri" w:hAnsi="Calibri" w:cs="Calibri" w:hint="cs"/>
          <w:b/>
          <w:bCs/>
          <w:u w:val="single"/>
          <w:rtl/>
        </w:rPr>
        <w:t xml:space="preserve"> מ0.016</w:t>
      </w:r>
      <w:r w:rsidR="00593C41" w:rsidRPr="004B16E7">
        <w:rPr>
          <w:rFonts w:ascii="Calibri" w:hAnsi="Calibri" w:cs="Calibri" w:hint="cs"/>
          <w:b/>
          <w:bCs/>
          <w:u w:val="single"/>
          <w:rtl/>
        </w:rPr>
        <w:t xml:space="preserve"> ל0.08</w:t>
      </w:r>
    </w:p>
    <w:p w14:paraId="1D76F96A" w14:textId="0E7C7B14" w:rsidR="00012B85" w:rsidRDefault="00585431" w:rsidP="00012B85">
      <w:pPr>
        <w:pStyle w:val="ListParagraph"/>
        <w:ind w:left="1440"/>
        <w:rPr>
          <w:rFonts w:ascii="Calibri" w:hAnsi="Calibri" w:cs="Calibri"/>
          <w:u w:val="single"/>
          <w:rtl/>
        </w:rPr>
      </w:pPr>
      <w:r w:rsidRPr="00585431">
        <w:rPr>
          <w:rFonts w:ascii="Calibri" w:hAnsi="Calibri" w:cs="Calibri"/>
          <w:b/>
          <w:bCs/>
          <w:noProof/>
          <w:rtl/>
        </w:rPr>
        <w:drawing>
          <wp:anchor distT="0" distB="0" distL="114300" distR="114300" simplePos="0" relativeHeight="251658250" behindDoc="0" locked="0" layoutInCell="1" allowOverlap="1" wp14:anchorId="0BC6DFAE" wp14:editId="1D374A24">
            <wp:simplePos x="0" y="0"/>
            <wp:positionH relativeFrom="column">
              <wp:posOffset>1036853</wp:posOffset>
            </wp:positionH>
            <wp:positionV relativeFrom="paragraph">
              <wp:posOffset>19075</wp:posOffset>
            </wp:positionV>
            <wp:extent cx="5028431" cy="2286000"/>
            <wp:effectExtent l="0" t="0" r="1270" b="0"/>
            <wp:wrapSquare wrapText="bothSides"/>
            <wp:docPr id="309074205" name="Picture 1" descr="A graph of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74205" name="Picture 1" descr="A graph of a line and a line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43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446C6" w14:textId="77777777" w:rsidR="007C1591" w:rsidRDefault="007C1591" w:rsidP="00012B85">
      <w:pPr>
        <w:pStyle w:val="ListParagraph"/>
        <w:ind w:left="1440"/>
        <w:rPr>
          <w:rFonts w:ascii="Calibri" w:hAnsi="Calibri" w:cs="Calibri"/>
          <w:u w:val="single"/>
          <w:rtl/>
        </w:rPr>
      </w:pPr>
    </w:p>
    <w:p w14:paraId="10A28460" w14:textId="2771299B" w:rsidR="007C1591" w:rsidRDefault="007C1591" w:rsidP="00012B85">
      <w:pPr>
        <w:pStyle w:val="ListParagraph"/>
        <w:ind w:left="1440"/>
        <w:rPr>
          <w:rFonts w:ascii="Calibri" w:hAnsi="Calibri" w:cs="Calibri"/>
          <w:u w:val="single"/>
          <w:rtl/>
        </w:rPr>
      </w:pPr>
    </w:p>
    <w:p w14:paraId="03288F01" w14:textId="77777777" w:rsidR="007C1591" w:rsidRDefault="007C1591" w:rsidP="00012B85">
      <w:pPr>
        <w:pStyle w:val="ListParagraph"/>
        <w:ind w:left="1440"/>
        <w:rPr>
          <w:rFonts w:ascii="Calibri" w:hAnsi="Calibri" w:cs="Calibri"/>
          <w:u w:val="single"/>
          <w:rtl/>
        </w:rPr>
      </w:pPr>
    </w:p>
    <w:p w14:paraId="760B93AC" w14:textId="69D51F44" w:rsidR="007C1591" w:rsidRDefault="007C1591" w:rsidP="00012B85">
      <w:pPr>
        <w:pStyle w:val="ListParagraph"/>
        <w:ind w:left="1440"/>
        <w:rPr>
          <w:rFonts w:ascii="Calibri" w:hAnsi="Calibri" w:cs="Calibri"/>
          <w:u w:val="single"/>
          <w:rtl/>
        </w:rPr>
      </w:pPr>
    </w:p>
    <w:p w14:paraId="6A07237F" w14:textId="77777777" w:rsidR="007C1591" w:rsidRDefault="007C1591" w:rsidP="007C1591">
      <w:pPr>
        <w:pStyle w:val="ListParagraph"/>
        <w:ind w:left="3600" w:firstLine="720"/>
        <w:rPr>
          <w:rFonts w:ascii="Calibri" w:hAnsi="Calibri" w:cs="Calibri"/>
          <w:u w:val="single"/>
          <w:rtl/>
        </w:rPr>
      </w:pPr>
    </w:p>
    <w:p w14:paraId="55CBFBE4" w14:textId="77777777" w:rsidR="007C1591" w:rsidRDefault="007C1591" w:rsidP="007C1591">
      <w:pPr>
        <w:pStyle w:val="ListParagraph"/>
        <w:ind w:left="3600" w:firstLine="720"/>
        <w:rPr>
          <w:rFonts w:ascii="Calibri" w:hAnsi="Calibri" w:cs="Calibri"/>
          <w:u w:val="single"/>
          <w:rtl/>
        </w:rPr>
      </w:pPr>
    </w:p>
    <w:p w14:paraId="33AB31DE" w14:textId="77777777" w:rsidR="007C1591" w:rsidRDefault="007C1591" w:rsidP="007C1591">
      <w:pPr>
        <w:pStyle w:val="ListParagraph"/>
        <w:ind w:left="3600" w:firstLine="720"/>
        <w:rPr>
          <w:rFonts w:ascii="Calibri" w:hAnsi="Calibri" w:cs="Calibri"/>
          <w:u w:val="single"/>
          <w:rtl/>
        </w:rPr>
      </w:pPr>
    </w:p>
    <w:p w14:paraId="54EE22F9" w14:textId="77777777" w:rsidR="007C1591" w:rsidRDefault="007C1591" w:rsidP="007C1591">
      <w:pPr>
        <w:pStyle w:val="ListParagraph"/>
        <w:ind w:left="3600" w:firstLine="720"/>
        <w:rPr>
          <w:rFonts w:ascii="Calibri" w:hAnsi="Calibri" w:cs="Calibri"/>
          <w:u w:val="single"/>
          <w:rtl/>
        </w:rPr>
      </w:pPr>
    </w:p>
    <w:p w14:paraId="4AA30927" w14:textId="77777777" w:rsidR="007C1591" w:rsidRDefault="007C1591" w:rsidP="007C1591">
      <w:pPr>
        <w:pStyle w:val="ListParagraph"/>
        <w:ind w:left="3600" w:firstLine="720"/>
        <w:rPr>
          <w:rFonts w:ascii="Calibri" w:hAnsi="Calibri" w:cs="Calibri"/>
          <w:u w:val="single"/>
          <w:rtl/>
        </w:rPr>
      </w:pPr>
    </w:p>
    <w:p w14:paraId="23497E2C" w14:textId="77777777" w:rsidR="00585431" w:rsidRDefault="00585431" w:rsidP="007C1591">
      <w:pPr>
        <w:pStyle w:val="ListParagraph"/>
        <w:ind w:left="3600" w:firstLine="720"/>
        <w:rPr>
          <w:rFonts w:ascii="Calibri" w:hAnsi="Calibri" w:cs="Calibri"/>
          <w:rtl/>
        </w:rPr>
      </w:pPr>
    </w:p>
    <w:p w14:paraId="4A7D8530" w14:textId="77777777" w:rsidR="00585431" w:rsidRDefault="00585431" w:rsidP="007C1591">
      <w:pPr>
        <w:pStyle w:val="ListParagraph"/>
        <w:ind w:left="3600" w:firstLine="720"/>
        <w:rPr>
          <w:rFonts w:ascii="Calibri" w:hAnsi="Calibri" w:cs="Calibri"/>
          <w:rtl/>
        </w:rPr>
      </w:pPr>
    </w:p>
    <w:p w14:paraId="5077822B" w14:textId="77777777" w:rsidR="00585431" w:rsidRDefault="00585431" w:rsidP="007C1591">
      <w:pPr>
        <w:pStyle w:val="ListParagraph"/>
        <w:ind w:left="3600" w:firstLine="720"/>
        <w:rPr>
          <w:rFonts w:ascii="Calibri" w:hAnsi="Calibri" w:cs="Calibri"/>
          <w:rtl/>
        </w:rPr>
      </w:pPr>
    </w:p>
    <w:p w14:paraId="3EFD3A19" w14:textId="4C6B6E69" w:rsidR="007C1591" w:rsidRDefault="007C1591" w:rsidP="007C1591">
      <w:pPr>
        <w:pStyle w:val="ListParagraph"/>
        <w:ind w:left="3600" w:firstLine="720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התוצאה הכי גבוהה: </w:t>
      </w:r>
    </w:p>
    <w:p w14:paraId="06568C07" w14:textId="4146AE9A" w:rsidR="007C1591" w:rsidRPr="007C1591" w:rsidRDefault="007C1591" w:rsidP="007C1591">
      <w:pPr>
        <w:pStyle w:val="ListParagraph"/>
        <w:ind w:left="3600" w:firstLine="720"/>
        <w:rPr>
          <w:rFonts w:ascii="Calibri" w:hAnsi="Calibri" w:cs="Calibri"/>
          <w:rtl/>
        </w:rPr>
      </w:pPr>
      <w:r w:rsidRPr="00585431">
        <w:rPr>
          <w:rFonts w:ascii="Calibri" w:hAnsi="Calibri" w:cs="Calibri"/>
          <w:b/>
          <w:bCs/>
          <w:noProof/>
          <w:rtl/>
        </w:rPr>
        <w:drawing>
          <wp:anchor distT="0" distB="0" distL="114300" distR="114300" simplePos="0" relativeHeight="251658255" behindDoc="0" locked="0" layoutInCell="1" allowOverlap="1" wp14:anchorId="4FA51D6A" wp14:editId="0C6652B0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6645910" cy="198755"/>
            <wp:effectExtent l="0" t="0" r="2540" b="0"/>
            <wp:wrapSquare wrapText="bothSides"/>
            <wp:docPr id="28398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8189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0B0F6" w14:textId="77777777" w:rsidR="005778F9" w:rsidRDefault="005778F9" w:rsidP="00012B85">
      <w:pPr>
        <w:pStyle w:val="ListParagraph"/>
        <w:ind w:left="1440"/>
        <w:rPr>
          <w:rFonts w:ascii="Calibri" w:hAnsi="Calibri" w:cs="Calibri"/>
          <w:u w:val="single"/>
          <w:rtl/>
        </w:rPr>
      </w:pPr>
    </w:p>
    <w:p w14:paraId="19C25E2C" w14:textId="75D99A0C" w:rsidR="005778F9" w:rsidRPr="00875454" w:rsidRDefault="005778F9" w:rsidP="005778F9">
      <w:pPr>
        <w:rPr>
          <w:rFonts w:ascii="Calibri" w:hAnsi="Calibri" w:cs="Calibri"/>
          <w:u w:val="single"/>
          <w:rtl/>
        </w:rPr>
      </w:pPr>
      <w:r w:rsidRPr="00875454">
        <w:rPr>
          <w:rFonts w:ascii="Calibri" w:hAnsi="Calibri" w:cs="Calibri" w:hint="cs"/>
          <w:rtl/>
        </w:rPr>
        <w:t xml:space="preserve">ישנה </w:t>
      </w:r>
      <w:r w:rsidRPr="00875454">
        <w:rPr>
          <w:rFonts w:ascii="Calibri" w:hAnsi="Calibri" w:cs="Calibri" w:hint="cs"/>
          <w:highlight w:val="red"/>
          <w:rtl/>
        </w:rPr>
        <w:t>ירידה</w:t>
      </w:r>
      <w:r w:rsidRPr="00875454">
        <w:rPr>
          <w:rFonts w:ascii="Calibri" w:hAnsi="Calibri" w:cs="Calibri" w:hint="cs"/>
          <w:rtl/>
        </w:rPr>
        <w:t xml:space="preserve"> </w:t>
      </w:r>
      <w:r w:rsidR="00062979">
        <w:rPr>
          <w:rFonts w:ascii="Calibri" w:hAnsi="Calibri" w:cs="Calibri" w:hint="cs"/>
          <w:rtl/>
        </w:rPr>
        <w:t xml:space="preserve">ב </w:t>
      </w:r>
      <w:r w:rsidR="00062979">
        <w:rPr>
          <w:rFonts w:ascii="Calibri" w:hAnsi="Calibri" w:cs="Calibri"/>
        </w:rPr>
        <w:t>Accuracy</w:t>
      </w:r>
      <w:r w:rsidR="00062979">
        <w:rPr>
          <w:rFonts w:ascii="Calibri" w:hAnsi="Calibri" w:cs="Calibri" w:hint="cs"/>
          <w:rtl/>
        </w:rPr>
        <w:t xml:space="preserve">  ולא חל שינוי ב </w:t>
      </w:r>
      <w:r w:rsidR="00062979" w:rsidRPr="00B0436B">
        <w:rPr>
          <w:rFonts w:ascii="Calibri" w:hAnsi="Calibri" w:cs="Calibri"/>
          <w:b/>
          <w:bCs/>
        </w:rPr>
        <w:t>Overfitting</w:t>
      </w:r>
      <w:r w:rsidRPr="00875454">
        <w:rPr>
          <w:rFonts w:ascii="Calibri" w:hAnsi="Calibri" w:cs="Calibri" w:hint="cs"/>
          <w:rtl/>
        </w:rPr>
        <w:t xml:space="preserve"> ולכן הגדלת </w:t>
      </w:r>
      <w:r w:rsidRPr="00875454">
        <w:rPr>
          <w:rFonts w:ascii="Calibri" w:hAnsi="Calibri" w:cs="Calibri"/>
        </w:rPr>
        <w:t>L2</w:t>
      </w:r>
      <w:r w:rsidRPr="00875454">
        <w:rPr>
          <w:rFonts w:ascii="Calibri" w:hAnsi="Calibri" w:cs="Calibri" w:hint="cs"/>
          <w:rtl/>
        </w:rPr>
        <w:t xml:space="preserve"> </w:t>
      </w:r>
      <w:r w:rsidR="002A7101" w:rsidRPr="00875454">
        <w:rPr>
          <w:rFonts w:ascii="Calibri" w:hAnsi="Calibri" w:cs="Calibri" w:hint="cs"/>
          <w:rtl/>
        </w:rPr>
        <w:t>ל0.08</w:t>
      </w:r>
      <w:r w:rsidRPr="00875454">
        <w:rPr>
          <w:rFonts w:ascii="Calibri" w:hAnsi="Calibri" w:cs="Calibri" w:hint="cs"/>
          <w:rtl/>
        </w:rPr>
        <w:t xml:space="preserve"> לא מועילה לשיפור המודל</w:t>
      </w:r>
    </w:p>
    <w:p w14:paraId="4A75A4C2" w14:textId="77777777" w:rsidR="005778F9" w:rsidRDefault="005778F9" w:rsidP="00012B85">
      <w:pPr>
        <w:pStyle w:val="ListParagraph"/>
        <w:ind w:left="1440"/>
        <w:rPr>
          <w:rFonts w:ascii="Calibri" w:hAnsi="Calibri" w:cs="Calibri"/>
          <w:u w:val="single"/>
          <w:rtl/>
        </w:rPr>
      </w:pPr>
    </w:p>
    <w:p w14:paraId="61E6D167" w14:textId="77777777" w:rsidR="005778F9" w:rsidRDefault="005778F9" w:rsidP="00012B85">
      <w:pPr>
        <w:pStyle w:val="ListParagraph"/>
        <w:ind w:left="1440"/>
        <w:rPr>
          <w:rFonts w:ascii="Calibri" w:hAnsi="Calibri" w:cs="Calibri"/>
          <w:u w:val="single"/>
          <w:rtl/>
        </w:rPr>
      </w:pPr>
    </w:p>
    <w:p w14:paraId="720B82C0" w14:textId="77777777" w:rsidR="007A2631" w:rsidRPr="002A7101" w:rsidRDefault="007A2631" w:rsidP="002A7101">
      <w:pPr>
        <w:rPr>
          <w:rFonts w:ascii="Calibri" w:hAnsi="Calibri" w:cs="Calibri"/>
          <w:u w:val="single"/>
          <w:rtl/>
        </w:rPr>
      </w:pPr>
    </w:p>
    <w:p w14:paraId="0F9B0459" w14:textId="77777777" w:rsidR="007F02E8" w:rsidRPr="00875454" w:rsidRDefault="007F02E8" w:rsidP="00875454">
      <w:pPr>
        <w:rPr>
          <w:rFonts w:ascii="Calibri" w:hAnsi="Calibri" w:cs="Calibri"/>
          <w:u w:val="single"/>
          <w:rtl/>
        </w:rPr>
      </w:pPr>
    </w:p>
    <w:p w14:paraId="5DA976BD" w14:textId="77777777" w:rsidR="007F02E8" w:rsidRDefault="007F02E8" w:rsidP="00407078">
      <w:pPr>
        <w:rPr>
          <w:rFonts w:ascii="Calibri" w:hAnsi="Calibri" w:cs="Calibri"/>
          <w:u w:val="single"/>
          <w:rtl/>
        </w:rPr>
      </w:pPr>
    </w:p>
    <w:p w14:paraId="28362DAB" w14:textId="77777777" w:rsidR="00317701" w:rsidRDefault="00317701" w:rsidP="00407078">
      <w:pPr>
        <w:rPr>
          <w:rFonts w:ascii="Calibri" w:hAnsi="Calibri" w:cs="Calibri"/>
          <w:u w:val="single"/>
          <w:rtl/>
        </w:rPr>
      </w:pPr>
    </w:p>
    <w:p w14:paraId="7BE769DA" w14:textId="129A75AC" w:rsidR="00E845EA" w:rsidRPr="00E845EA" w:rsidRDefault="00E845EA" w:rsidP="00407078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בהרצה שמתחת רצינו לראות האם הענשה גדולה תעזור </w:t>
      </w:r>
      <w:r w:rsidR="00821119">
        <w:rPr>
          <w:rFonts w:ascii="Calibri" w:hAnsi="Calibri" w:cs="Calibri" w:hint="cs"/>
          <w:rtl/>
        </w:rPr>
        <w:t xml:space="preserve">לשיפור המודל </w:t>
      </w:r>
      <w:r w:rsidR="009A77A5">
        <w:rPr>
          <w:rFonts w:ascii="Calibri" w:hAnsi="Calibri" w:cs="Calibri" w:hint="cs"/>
          <w:rtl/>
        </w:rPr>
        <w:t xml:space="preserve">או שמא </w:t>
      </w:r>
      <w:r w:rsidR="001E0A8C">
        <w:rPr>
          <w:rFonts w:ascii="Calibri" w:hAnsi="Calibri" w:cs="Calibri" w:hint="cs"/>
          <w:rtl/>
        </w:rPr>
        <w:t xml:space="preserve">תבטל </w:t>
      </w:r>
      <w:r w:rsidR="003F489A">
        <w:rPr>
          <w:rFonts w:ascii="Calibri" w:hAnsi="Calibri" w:cs="Calibri" w:hint="cs"/>
          <w:rtl/>
        </w:rPr>
        <w:t>המון פיצ'רים כך שה</w:t>
      </w:r>
      <w:r w:rsidR="003F489A">
        <w:rPr>
          <w:rFonts w:ascii="Calibri" w:hAnsi="Calibri" w:cs="Calibri"/>
        </w:rPr>
        <w:t>Accuracy</w:t>
      </w:r>
      <w:r w:rsidR="003F489A">
        <w:rPr>
          <w:rFonts w:ascii="Calibri" w:hAnsi="Calibri" w:cs="Calibri" w:hint="cs"/>
          <w:rtl/>
        </w:rPr>
        <w:t xml:space="preserve"> ירד</w:t>
      </w:r>
      <w:r w:rsidR="00B34BF2">
        <w:rPr>
          <w:rFonts w:ascii="Calibri" w:hAnsi="Calibri" w:cs="Calibri" w:hint="cs"/>
          <w:rtl/>
        </w:rPr>
        <w:t>.</w:t>
      </w:r>
    </w:p>
    <w:p w14:paraId="0EE89AD6" w14:textId="38B37377" w:rsidR="00571120" w:rsidRDefault="00E62E43" w:rsidP="00571120">
      <w:pPr>
        <w:ind w:left="3240" w:firstLine="360"/>
        <w:rPr>
          <w:rFonts w:ascii="Calibri" w:hAnsi="Calibri" w:cs="Calibri"/>
          <w:b/>
          <w:bCs/>
          <w:u w:val="single"/>
          <w:rtl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585431" w:rsidRPr="004B16E7">
        <w:rPr>
          <w:rFonts w:ascii="Calibri" w:hAnsi="Calibri" w:cs="Calibri" w:hint="cs"/>
          <w:b/>
          <w:bCs/>
          <w:u w:val="single"/>
          <w:rtl/>
        </w:rPr>
        <w:t>גרף 10</w:t>
      </w:r>
      <w:r w:rsidR="002D40E8" w:rsidRPr="004B16E7">
        <w:rPr>
          <w:rFonts w:ascii="Calibri" w:hAnsi="Calibri" w:cs="Calibri" w:hint="cs"/>
          <w:b/>
          <w:bCs/>
          <w:u w:val="single"/>
        </w:rPr>
        <w:t xml:space="preserve"> </w:t>
      </w:r>
      <w:r w:rsidR="001330B6" w:rsidRPr="004B16E7">
        <w:rPr>
          <w:rFonts w:ascii="Calibri" w:hAnsi="Calibri" w:cs="Calibri"/>
          <w:b/>
          <w:bCs/>
          <w:u w:val="single"/>
          <w:rtl/>
        </w:rPr>
        <w:t>–</w:t>
      </w:r>
      <w:r w:rsidR="001330B6" w:rsidRPr="004B16E7">
        <w:rPr>
          <w:rFonts w:ascii="Calibri" w:hAnsi="Calibri" w:cs="Calibri" w:hint="cs"/>
          <w:b/>
          <w:bCs/>
          <w:u w:val="single"/>
          <w:rtl/>
        </w:rPr>
        <w:t xml:space="preserve"> הגדלת </w:t>
      </w:r>
      <w:r w:rsidR="00571120">
        <w:rPr>
          <w:rFonts w:ascii="Calibri" w:hAnsi="Calibri" w:cs="Calibri" w:hint="cs"/>
          <w:b/>
          <w:bCs/>
          <w:u w:val="single"/>
          <w:rtl/>
        </w:rPr>
        <w:t>1</w:t>
      </w:r>
      <w:r w:rsidR="00571120">
        <w:rPr>
          <w:rFonts w:ascii="Calibri" w:hAnsi="Calibri" w:cs="Calibri"/>
          <w:b/>
          <w:bCs/>
          <w:u w:val="single"/>
        </w:rPr>
        <w:t>L</w:t>
      </w:r>
      <w:r w:rsidR="00571120">
        <w:rPr>
          <w:rFonts w:ascii="Calibri" w:hAnsi="Calibri" w:cs="Calibri" w:hint="cs"/>
          <w:b/>
          <w:bCs/>
          <w:u w:val="single"/>
          <w:rtl/>
        </w:rPr>
        <w:t xml:space="preserve"> ו 2</w:t>
      </w:r>
      <w:r w:rsidR="00571120">
        <w:rPr>
          <w:rFonts w:ascii="Calibri" w:hAnsi="Calibri" w:cs="Calibri"/>
          <w:b/>
          <w:bCs/>
          <w:u w:val="single"/>
        </w:rPr>
        <w:t>L</w:t>
      </w:r>
      <w:r w:rsidR="00571120">
        <w:rPr>
          <w:rFonts w:ascii="Calibri" w:hAnsi="Calibri" w:cs="Calibri" w:hint="cs"/>
          <w:b/>
          <w:bCs/>
          <w:u w:val="single"/>
          <w:rtl/>
        </w:rPr>
        <w:t xml:space="preserve"> ל0.8</w:t>
      </w:r>
    </w:p>
    <w:p w14:paraId="3035334D" w14:textId="666BF0BB" w:rsidR="00E62E43" w:rsidRDefault="00E62E43" w:rsidP="00571120">
      <w:pPr>
        <w:ind w:left="3240" w:firstLine="360"/>
        <w:rPr>
          <w:rFonts w:ascii="Calibri" w:hAnsi="Calibri" w:cs="Calibri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8265" behindDoc="0" locked="0" layoutInCell="1" allowOverlap="1" wp14:anchorId="567C6F33" wp14:editId="1D95DE59">
            <wp:simplePos x="0" y="0"/>
            <wp:positionH relativeFrom="page">
              <wp:posOffset>1289100</wp:posOffset>
            </wp:positionH>
            <wp:positionV relativeFrom="paragraph">
              <wp:posOffset>2540</wp:posOffset>
            </wp:positionV>
            <wp:extent cx="4774223" cy="2286000"/>
            <wp:effectExtent l="0" t="0" r="7620" b="0"/>
            <wp:wrapSquare wrapText="bothSides"/>
            <wp:docPr id="33811841" name="תמונה 1" descr="A screenshot of a graph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3105DCB-D86C-5E32-253A-60E847A2E1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1841" name="תמונה 1" descr="A screenshot of a graph&#10;&#10;Description automatically generated">
                      <a:extLst>
                        <a:ext uri="{FF2B5EF4-FFF2-40B4-BE49-F238E27FC236}">
                          <a16:creationId xmlns:a16="http://schemas.microsoft.com/office/drawing/2014/main" id="{53105DCB-D86C-5E32-253A-60E847A2E1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22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158A4" w14:textId="08EF7BC5" w:rsidR="00571120" w:rsidRPr="00571120" w:rsidRDefault="00571120" w:rsidP="00571120">
      <w:pPr>
        <w:ind w:left="3240" w:firstLine="360"/>
        <w:rPr>
          <w:rFonts w:ascii="Calibri" w:hAnsi="Calibri" w:cs="Calibri"/>
          <w:b/>
          <w:bCs/>
          <w:u w:val="single"/>
          <w:rtl/>
        </w:rPr>
      </w:pPr>
    </w:p>
    <w:p w14:paraId="75E0BA61" w14:textId="77777777" w:rsidR="00571120" w:rsidRDefault="00571120" w:rsidP="00585431">
      <w:pPr>
        <w:ind w:left="3240" w:firstLine="360"/>
        <w:rPr>
          <w:rFonts w:ascii="Calibri" w:hAnsi="Calibri" w:cs="Calibri"/>
          <w:b/>
          <w:bCs/>
          <w:u w:val="single"/>
          <w:rtl/>
        </w:rPr>
      </w:pPr>
    </w:p>
    <w:p w14:paraId="484F632E" w14:textId="77777777" w:rsidR="00571120" w:rsidRDefault="00571120" w:rsidP="00585431">
      <w:pPr>
        <w:ind w:left="3240" w:firstLine="360"/>
        <w:rPr>
          <w:rFonts w:ascii="Calibri" w:hAnsi="Calibri" w:cs="Calibri"/>
          <w:b/>
          <w:bCs/>
          <w:u w:val="single"/>
          <w:rtl/>
        </w:rPr>
      </w:pPr>
    </w:p>
    <w:p w14:paraId="3087124D" w14:textId="77777777" w:rsidR="00571120" w:rsidRDefault="00571120" w:rsidP="00585431">
      <w:pPr>
        <w:ind w:left="3240" w:firstLine="360"/>
        <w:rPr>
          <w:rFonts w:ascii="Calibri" w:hAnsi="Calibri" w:cs="Calibri"/>
          <w:b/>
          <w:bCs/>
          <w:u w:val="single"/>
          <w:rtl/>
        </w:rPr>
      </w:pPr>
    </w:p>
    <w:p w14:paraId="71FAF3AB" w14:textId="77777777" w:rsidR="00571120" w:rsidRDefault="00571120" w:rsidP="00585431">
      <w:pPr>
        <w:ind w:left="3240" w:firstLine="360"/>
        <w:rPr>
          <w:rFonts w:ascii="Calibri" w:hAnsi="Calibri" w:cs="Calibri"/>
          <w:b/>
          <w:bCs/>
          <w:u w:val="single"/>
          <w:rtl/>
        </w:rPr>
      </w:pPr>
    </w:p>
    <w:p w14:paraId="41CA6A13" w14:textId="77777777" w:rsidR="00571120" w:rsidRDefault="00571120" w:rsidP="00585431">
      <w:pPr>
        <w:ind w:left="3240" w:firstLine="360"/>
        <w:rPr>
          <w:rFonts w:ascii="Calibri" w:hAnsi="Calibri" w:cs="Calibri"/>
          <w:b/>
          <w:bCs/>
          <w:u w:val="single"/>
          <w:rtl/>
        </w:rPr>
      </w:pPr>
    </w:p>
    <w:p w14:paraId="7910C782" w14:textId="7D3123E8" w:rsidR="00E62E43" w:rsidRPr="00E62E43" w:rsidRDefault="00E62E43" w:rsidP="00E62E43">
      <w:pPr>
        <w:rPr>
          <w:rFonts w:ascii="Calibri" w:hAnsi="Calibri" w:cs="Calibri"/>
          <w:rtl/>
        </w:rPr>
      </w:pPr>
      <w:r>
        <w:rPr>
          <w:rFonts w:ascii="Calibri" w:hAnsi="Calibri" w:cs="Calibri"/>
          <w:b/>
          <w:bCs/>
          <w:u w:val="single"/>
          <w:rtl/>
        </w:rPr>
        <w:br/>
      </w:r>
      <w:r>
        <w:rPr>
          <w:rFonts w:ascii="Calibri" w:hAnsi="Calibri" w:cs="Calibri"/>
          <w:b/>
          <w:bCs/>
          <w:u w:val="single"/>
          <w:rtl/>
        </w:rPr>
        <w:br/>
      </w:r>
    </w:p>
    <w:p w14:paraId="3C617CA8" w14:textId="5A6BA554" w:rsidR="007D3414" w:rsidRDefault="007E4214" w:rsidP="007D3414">
      <w:pPr>
        <w:pStyle w:val="ListParagraph"/>
        <w:ind w:left="3600" w:firstLine="720"/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58266" behindDoc="0" locked="0" layoutInCell="1" allowOverlap="1" wp14:anchorId="3BDE2348" wp14:editId="6EB26C84">
            <wp:simplePos x="0" y="0"/>
            <wp:positionH relativeFrom="margin">
              <wp:align>right</wp:align>
            </wp:positionH>
            <wp:positionV relativeFrom="paragraph">
              <wp:posOffset>276671</wp:posOffset>
            </wp:positionV>
            <wp:extent cx="6645910" cy="254635"/>
            <wp:effectExtent l="0" t="0" r="2540" b="0"/>
            <wp:wrapSquare wrapText="bothSides"/>
            <wp:docPr id="4" name="תמונה 2">
              <a:extLst xmlns:a="http://schemas.openxmlformats.org/drawingml/2006/main">
                <a:ext uri="{FF2B5EF4-FFF2-40B4-BE49-F238E27FC236}">
                  <a16:creationId xmlns:a16="http://schemas.microsoft.com/office/drawing/2014/main" id="{1D645A91-1827-06D1-138A-A2DDBDBB99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2">
                      <a:extLst>
                        <a:ext uri="{FF2B5EF4-FFF2-40B4-BE49-F238E27FC236}">
                          <a16:creationId xmlns:a16="http://schemas.microsoft.com/office/drawing/2014/main" id="{1D645A91-1827-06D1-138A-A2DDBDBB99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3414">
        <w:rPr>
          <w:rFonts w:ascii="Calibri" w:hAnsi="Calibri" w:cs="Calibri" w:hint="cs"/>
          <w:rtl/>
        </w:rPr>
        <w:t xml:space="preserve">התוצאה הכי גבוהה: </w:t>
      </w:r>
    </w:p>
    <w:p w14:paraId="24C0ECBF" w14:textId="4B857879" w:rsidR="00E62E43" w:rsidRDefault="00E62E43" w:rsidP="007D3414">
      <w:pPr>
        <w:pStyle w:val="ListParagraph"/>
        <w:ind w:left="3600" w:firstLine="720"/>
        <w:rPr>
          <w:rFonts w:ascii="Calibri" w:hAnsi="Calibri" w:cs="Calibri"/>
          <w:rtl/>
        </w:rPr>
      </w:pPr>
    </w:p>
    <w:p w14:paraId="585528B2" w14:textId="4926C876" w:rsidR="00571120" w:rsidRPr="006C0A6A" w:rsidRDefault="007D3414" w:rsidP="006C0A6A">
      <w:pPr>
        <w:rPr>
          <w:rFonts w:ascii="Calibri" w:hAnsi="Calibri" w:cs="Calibri"/>
          <w:rtl/>
        </w:rPr>
      </w:pPr>
      <w:r w:rsidRPr="006C0A6A">
        <w:rPr>
          <w:rFonts w:ascii="Calibri" w:hAnsi="Calibri" w:cs="Calibri" w:hint="cs"/>
          <w:rtl/>
        </w:rPr>
        <w:t>כפי שציפ</w:t>
      </w:r>
      <w:r w:rsidR="007E4214">
        <w:rPr>
          <w:rFonts w:ascii="Calibri" w:hAnsi="Calibri" w:cs="Calibri" w:hint="cs"/>
          <w:rtl/>
        </w:rPr>
        <w:t>י</w:t>
      </w:r>
      <w:r w:rsidRPr="006C0A6A">
        <w:rPr>
          <w:rFonts w:ascii="Calibri" w:hAnsi="Calibri" w:cs="Calibri" w:hint="cs"/>
          <w:rtl/>
        </w:rPr>
        <w:t xml:space="preserve">נו לראות, </w:t>
      </w:r>
      <w:r w:rsidR="00333548" w:rsidRPr="006C0A6A">
        <w:rPr>
          <w:rFonts w:ascii="Calibri" w:hAnsi="Calibri" w:cs="Calibri" w:hint="cs"/>
          <w:rtl/>
        </w:rPr>
        <w:t>קיבלנו</w:t>
      </w:r>
      <w:r w:rsidRPr="006C0A6A">
        <w:rPr>
          <w:rFonts w:ascii="Calibri" w:hAnsi="Calibri" w:cs="Calibri" w:hint="cs"/>
          <w:rtl/>
        </w:rPr>
        <w:t xml:space="preserve"> תוצאות </w:t>
      </w:r>
      <w:r w:rsidR="006C0A6A" w:rsidRPr="006C0A6A">
        <w:rPr>
          <w:rFonts w:ascii="Calibri" w:hAnsi="Calibri" w:cs="Calibri" w:hint="cs"/>
          <w:rtl/>
        </w:rPr>
        <w:t>ממש נמוכות ולכן ניתן להבין כי הג</w:t>
      </w:r>
      <w:r w:rsidR="009169DE">
        <w:rPr>
          <w:rFonts w:ascii="Calibri" w:hAnsi="Calibri" w:cs="Calibri" w:hint="cs"/>
          <w:rtl/>
        </w:rPr>
        <w:t>ד</w:t>
      </w:r>
      <w:r w:rsidR="006C0A6A" w:rsidRPr="006C0A6A">
        <w:rPr>
          <w:rFonts w:ascii="Calibri" w:hAnsi="Calibri" w:cs="Calibri" w:hint="cs"/>
          <w:rtl/>
        </w:rPr>
        <w:t xml:space="preserve">לה משמעותית של </w:t>
      </w:r>
      <w:r w:rsidR="00333548">
        <w:rPr>
          <w:rFonts w:ascii="Calibri" w:hAnsi="Calibri" w:cs="Calibri"/>
        </w:rPr>
        <w:t xml:space="preserve"> </w:t>
      </w:r>
      <w:r w:rsidR="006C0A6A" w:rsidRPr="006C0A6A">
        <w:rPr>
          <w:rFonts w:ascii="Calibri" w:hAnsi="Calibri" w:cs="Calibri"/>
        </w:rPr>
        <w:t>L</w:t>
      </w:r>
      <w:r w:rsidR="00333548">
        <w:rPr>
          <w:rFonts w:ascii="Calibri" w:hAnsi="Calibri" w:cs="Calibri"/>
        </w:rPr>
        <w:t>1</w:t>
      </w:r>
      <w:r w:rsidR="006C0A6A" w:rsidRPr="006C0A6A">
        <w:rPr>
          <w:rFonts w:ascii="Calibri" w:hAnsi="Calibri" w:cs="Calibri" w:hint="cs"/>
          <w:rtl/>
        </w:rPr>
        <w:t xml:space="preserve">ושל </w:t>
      </w:r>
      <w:r w:rsidR="006C0A6A" w:rsidRPr="006C0A6A">
        <w:rPr>
          <w:rFonts w:ascii="Calibri" w:hAnsi="Calibri" w:cs="Calibri"/>
        </w:rPr>
        <w:t>L</w:t>
      </w:r>
      <w:r w:rsidR="00333548">
        <w:rPr>
          <w:rFonts w:ascii="Calibri" w:hAnsi="Calibri" w:cs="Calibri"/>
        </w:rPr>
        <w:t>2</w:t>
      </w:r>
      <w:r w:rsidR="006C0A6A" w:rsidRPr="006C0A6A">
        <w:rPr>
          <w:rFonts w:ascii="Calibri" w:hAnsi="Calibri" w:cs="Calibri" w:hint="cs"/>
          <w:rtl/>
        </w:rPr>
        <w:t xml:space="preserve"> משפיע</w:t>
      </w:r>
      <w:r w:rsidR="00333548">
        <w:rPr>
          <w:rFonts w:ascii="Calibri" w:hAnsi="Calibri" w:cs="Calibri" w:hint="cs"/>
          <w:rtl/>
        </w:rPr>
        <w:t xml:space="preserve">ה </w:t>
      </w:r>
      <w:r w:rsidR="006C0A6A" w:rsidRPr="006C0A6A">
        <w:rPr>
          <w:rFonts w:ascii="Calibri" w:hAnsi="Calibri" w:cs="Calibri" w:hint="cs"/>
          <w:rtl/>
        </w:rPr>
        <w:t>על התוצאות של המודל</w:t>
      </w:r>
      <w:r w:rsidR="004377F6">
        <w:rPr>
          <w:rFonts w:ascii="Calibri" w:hAnsi="Calibri" w:cs="Calibri" w:hint="cs"/>
          <w:rtl/>
        </w:rPr>
        <w:t>.</w:t>
      </w:r>
    </w:p>
    <w:p w14:paraId="4D9C8375" w14:textId="77777777" w:rsidR="004061EB" w:rsidRDefault="004061EB" w:rsidP="004377F6">
      <w:pPr>
        <w:rPr>
          <w:rFonts w:ascii="Calibri" w:hAnsi="Calibri" w:cs="Calibri"/>
          <w:b/>
          <w:bCs/>
          <w:u w:val="single"/>
          <w:rtl/>
        </w:rPr>
      </w:pPr>
    </w:p>
    <w:p w14:paraId="34644701" w14:textId="3DB774ED" w:rsidR="00571120" w:rsidRPr="004377F6" w:rsidRDefault="00D60680" w:rsidP="004377F6">
      <w:pPr>
        <w:rPr>
          <w:rFonts w:ascii="Calibri" w:hAnsi="Calibri" w:cs="Calibri"/>
          <w:rtl/>
        </w:rPr>
      </w:pPr>
      <w:r w:rsidRPr="004377F6">
        <w:rPr>
          <w:rFonts w:ascii="Calibri" w:hAnsi="Calibri" w:cs="Calibri" w:hint="cs"/>
          <w:rtl/>
        </w:rPr>
        <w:t>החלטנו לשנות את ה</w:t>
      </w:r>
      <w:r w:rsidRPr="004377F6">
        <w:rPr>
          <w:rFonts w:ascii="Calibri" w:hAnsi="Calibri" w:cs="Calibri"/>
        </w:rPr>
        <w:t>Batc</w:t>
      </w:r>
      <w:r w:rsidR="00702FDB" w:rsidRPr="004377F6">
        <w:rPr>
          <w:rFonts w:ascii="Calibri" w:hAnsi="Calibri" w:cs="Calibri"/>
        </w:rPr>
        <w:t xml:space="preserve">h size </w:t>
      </w:r>
      <w:r w:rsidR="00702FDB" w:rsidRPr="004377F6">
        <w:rPr>
          <w:rFonts w:ascii="Calibri" w:hAnsi="Calibri" w:cs="Calibri" w:hint="cs"/>
          <w:rtl/>
        </w:rPr>
        <w:t xml:space="preserve"> של המודל, אפילו שיש לנו סט אימוני</w:t>
      </w:r>
      <w:r w:rsidR="004377F6">
        <w:rPr>
          <w:rFonts w:ascii="Calibri" w:hAnsi="Calibri" w:cs="Calibri" w:hint="cs"/>
          <w:rtl/>
        </w:rPr>
        <w:t>ם</w:t>
      </w:r>
      <w:r w:rsidR="00702FDB" w:rsidRPr="004377F6">
        <w:rPr>
          <w:rFonts w:ascii="Calibri" w:hAnsi="Calibri" w:cs="Calibri" w:hint="cs"/>
          <w:rtl/>
        </w:rPr>
        <w:t xml:space="preserve"> קטן יחסית והקטנת</w:t>
      </w:r>
      <w:r w:rsidR="004377F6">
        <w:rPr>
          <w:rFonts w:ascii="Calibri" w:hAnsi="Calibri" w:cs="Calibri" w:hint="cs"/>
          <w:rtl/>
        </w:rPr>
        <w:t>ו</w:t>
      </w:r>
      <w:r w:rsidR="00702FDB" w:rsidRPr="004377F6">
        <w:rPr>
          <w:rFonts w:ascii="Calibri" w:hAnsi="Calibri" w:cs="Calibri" w:hint="cs"/>
          <w:rtl/>
        </w:rPr>
        <w:t xml:space="preserve"> אמורה להביא ל</w:t>
      </w:r>
      <w:r w:rsidR="00F40CDA" w:rsidRPr="004377F6">
        <w:rPr>
          <w:rFonts w:ascii="Calibri" w:hAnsi="Calibri" w:cs="Calibri" w:hint="cs"/>
          <w:rtl/>
        </w:rPr>
        <w:t xml:space="preserve">תוצאות יותר נמוכות </w:t>
      </w:r>
      <w:r w:rsidR="004377F6">
        <w:rPr>
          <w:rFonts w:ascii="Calibri" w:hAnsi="Calibri" w:cs="Calibri" w:hint="cs"/>
          <w:rtl/>
        </w:rPr>
        <w:t>,</w:t>
      </w:r>
      <w:r w:rsidR="00F40CDA" w:rsidRPr="004377F6">
        <w:rPr>
          <w:rFonts w:ascii="Calibri" w:hAnsi="Calibri" w:cs="Calibri" w:hint="cs"/>
          <w:rtl/>
        </w:rPr>
        <w:t>רצינו לראות איך שינוי שלו ישפיע על המודל</w:t>
      </w:r>
      <w:r w:rsidR="004061EB">
        <w:rPr>
          <w:rFonts w:ascii="Calibri" w:hAnsi="Calibri" w:cs="Calibri" w:hint="cs"/>
          <w:rtl/>
        </w:rPr>
        <w:t xml:space="preserve"> מתוך ידיע כי הדבר ישפיע משמעותית על זמן הריצה </w:t>
      </w:r>
    </w:p>
    <w:p w14:paraId="1AA9224F" w14:textId="2B9CCBD4" w:rsidR="002D03FC" w:rsidRPr="004B16E7" w:rsidRDefault="00585431" w:rsidP="00585431">
      <w:pPr>
        <w:ind w:left="3240" w:firstLine="360"/>
        <w:rPr>
          <w:rFonts w:ascii="Calibri" w:hAnsi="Calibri" w:cs="Calibri"/>
          <w:b/>
          <w:bCs/>
          <w:u w:val="single"/>
          <w:rtl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 xml:space="preserve">גרף </w:t>
      </w:r>
      <w:r w:rsidR="00571120">
        <w:rPr>
          <w:rFonts w:ascii="Calibri" w:hAnsi="Calibri" w:cs="Calibri" w:hint="cs"/>
          <w:b/>
          <w:bCs/>
          <w:u w:val="single"/>
          <w:rtl/>
        </w:rPr>
        <w:t>11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1330B6" w:rsidRPr="004B16E7">
        <w:rPr>
          <w:rFonts w:ascii="Calibri" w:hAnsi="Calibri" w:cs="Calibri"/>
          <w:b/>
          <w:bCs/>
          <w:u w:val="single"/>
          <w:rtl/>
        </w:rPr>
        <w:t xml:space="preserve">– הגדלת </w:t>
      </w:r>
      <w:r w:rsidR="001330B6" w:rsidRPr="004B16E7">
        <w:rPr>
          <w:rFonts w:ascii="Calibri" w:hAnsi="Calibri" w:cs="Calibri"/>
          <w:b/>
          <w:bCs/>
          <w:u w:val="single"/>
        </w:rPr>
        <w:t>Batch Size</w:t>
      </w:r>
      <w:r w:rsidR="001330B6" w:rsidRPr="004B16E7">
        <w:rPr>
          <w:rFonts w:ascii="Calibri" w:hAnsi="Calibri" w:cs="Calibri" w:hint="cs"/>
          <w:b/>
          <w:bCs/>
          <w:u w:val="single"/>
          <w:rtl/>
        </w:rPr>
        <w:t xml:space="preserve"> ל-32</w:t>
      </w:r>
    </w:p>
    <w:p w14:paraId="69B29FAE" w14:textId="5C7A3875" w:rsidR="007A2631" w:rsidRDefault="00585431" w:rsidP="007A2631">
      <w:pPr>
        <w:rPr>
          <w:rFonts w:ascii="Calibri" w:hAnsi="Calibri" w:cs="Calibri"/>
          <w:u w:val="single"/>
          <w:rtl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64" behindDoc="0" locked="0" layoutInCell="1" allowOverlap="1" wp14:anchorId="3222CB7C" wp14:editId="25FC207F">
            <wp:simplePos x="0" y="0"/>
            <wp:positionH relativeFrom="margin">
              <wp:posOffset>1094049</wp:posOffset>
            </wp:positionH>
            <wp:positionV relativeFrom="paragraph">
              <wp:posOffset>6985</wp:posOffset>
            </wp:positionV>
            <wp:extent cx="5024207" cy="2286000"/>
            <wp:effectExtent l="0" t="0" r="5080" b="0"/>
            <wp:wrapSquare wrapText="bothSides"/>
            <wp:docPr id="56188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86139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20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F00A7" w14:textId="273CA45D" w:rsidR="007A2631" w:rsidRDefault="007A2631" w:rsidP="007A2631">
      <w:pPr>
        <w:rPr>
          <w:rFonts w:ascii="Calibri" w:hAnsi="Calibri" w:cs="Calibri"/>
          <w:u w:val="single"/>
          <w:rtl/>
        </w:rPr>
      </w:pPr>
    </w:p>
    <w:p w14:paraId="072BAEF9" w14:textId="64A953B5" w:rsidR="007A2631" w:rsidRDefault="007A2631" w:rsidP="007A2631">
      <w:pPr>
        <w:rPr>
          <w:rFonts w:ascii="Calibri" w:hAnsi="Calibri" w:cs="Calibri"/>
          <w:u w:val="single"/>
          <w:rtl/>
        </w:rPr>
      </w:pPr>
    </w:p>
    <w:p w14:paraId="54048089" w14:textId="77777777" w:rsidR="007A2631" w:rsidRDefault="007A2631" w:rsidP="007A2631">
      <w:pPr>
        <w:rPr>
          <w:rFonts w:ascii="Calibri" w:hAnsi="Calibri" w:cs="Calibri"/>
          <w:u w:val="single"/>
          <w:rtl/>
        </w:rPr>
      </w:pPr>
    </w:p>
    <w:p w14:paraId="347F31AC" w14:textId="77777777" w:rsidR="00585431" w:rsidRDefault="00585431" w:rsidP="007A2631">
      <w:pPr>
        <w:rPr>
          <w:rFonts w:ascii="Calibri" w:hAnsi="Calibri" w:cs="Calibri"/>
          <w:u w:val="single"/>
          <w:rtl/>
        </w:rPr>
      </w:pPr>
    </w:p>
    <w:p w14:paraId="6178DFFF" w14:textId="77777777" w:rsidR="00585431" w:rsidRDefault="00585431" w:rsidP="007A2631">
      <w:pPr>
        <w:rPr>
          <w:rFonts w:ascii="Calibri" w:hAnsi="Calibri" w:cs="Calibri"/>
          <w:u w:val="single"/>
          <w:rtl/>
        </w:rPr>
      </w:pPr>
    </w:p>
    <w:p w14:paraId="3839AE1D" w14:textId="77777777" w:rsidR="00585431" w:rsidRDefault="00585431" w:rsidP="007A2631">
      <w:pPr>
        <w:rPr>
          <w:rFonts w:ascii="Calibri" w:hAnsi="Calibri" w:cs="Calibri"/>
          <w:u w:val="single"/>
          <w:rtl/>
        </w:rPr>
      </w:pPr>
    </w:p>
    <w:p w14:paraId="0686AA97" w14:textId="77777777" w:rsidR="00585431" w:rsidRDefault="00585431" w:rsidP="007A2631">
      <w:pPr>
        <w:rPr>
          <w:rFonts w:ascii="Calibri" w:hAnsi="Calibri" w:cs="Calibri"/>
          <w:u w:val="single"/>
          <w:rtl/>
        </w:rPr>
      </w:pPr>
    </w:p>
    <w:p w14:paraId="17F7BD4B" w14:textId="77777777" w:rsidR="00585431" w:rsidRDefault="00585431" w:rsidP="007A2631">
      <w:pPr>
        <w:rPr>
          <w:rFonts w:ascii="Calibri" w:hAnsi="Calibri" w:cs="Calibri"/>
          <w:u w:val="single"/>
          <w:rtl/>
        </w:rPr>
      </w:pPr>
    </w:p>
    <w:p w14:paraId="3D530B30" w14:textId="3EBE2907" w:rsidR="00585431" w:rsidRPr="00585431" w:rsidRDefault="00585431" w:rsidP="007A2631">
      <w:pPr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 w:hint="cs"/>
          <w:rtl/>
        </w:rPr>
        <w:t>התוצאה הכי גבוהה :</w:t>
      </w:r>
    </w:p>
    <w:p w14:paraId="0F7FDFAE" w14:textId="3097036E" w:rsidR="007A2631" w:rsidRDefault="00585431" w:rsidP="004377F6">
      <w:pPr>
        <w:rPr>
          <w:rFonts w:ascii="Calibri" w:hAnsi="Calibri" w:cs="Calibri"/>
          <w:u w:val="single"/>
          <w:rtl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inline distT="0" distB="0" distL="0" distR="0" wp14:anchorId="5106F894" wp14:editId="6DCBF4F2">
            <wp:extent cx="6645910" cy="234950"/>
            <wp:effectExtent l="0" t="0" r="2540" b="0"/>
            <wp:docPr id="12337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36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1303" w14:textId="3ACFE5C4" w:rsidR="009169DE" w:rsidRPr="003566D8" w:rsidRDefault="009169DE" w:rsidP="009169DE">
      <w:pPr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br/>
      </w:r>
      <w:r w:rsidRPr="00875454">
        <w:rPr>
          <w:rFonts w:ascii="Calibri" w:hAnsi="Calibri" w:cs="Calibri" w:hint="cs"/>
          <w:rtl/>
        </w:rPr>
        <w:t xml:space="preserve">ישנה </w:t>
      </w:r>
      <w:r w:rsidRPr="00875454">
        <w:rPr>
          <w:rFonts w:ascii="Calibri" w:hAnsi="Calibri" w:cs="Calibri" w:hint="cs"/>
          <w:highlight w:val="green"/>
          <w:rtl/>
        </w:rPr>
        <w:t>עלייה</w:t>
      </w:r>
      <w:r w:rsidRPr="00875454">
        <w:rPr>
          <w:rFonts w:ascii="Calibri" w:hAnsi="Calibri" w:cs="Calibri" w:hint="cs"/>
          <w:rtl/>
        </w:rPr>
        <w:t xml:space="preserve"> ב</w:t>
      </w:r>
      <w:r w:rsidRPr="00875454">
        <w:rPr>
          <w:rFonts w:ascii="Calibri" w:hAnsi="Calibri" w:cs="Calibri"/>
        </w:rPr>
        <w:t>Accuracy</w:t>
      </w:r>
      <w:r w:rsidRPr="00875454">
        <w:rPr>
          <w:rFonts w:ascii="Calibri" w:hAnsi="Calibri" w:cs="Calibri" w:hint="cs"/>
          <w:rtl/>
        </w:rPr>
        <w:t xml:space="preserve"> </w:t>
      </w:r>
      <w:r w:rsidR="00490E16">
        <w:rPr>
          <w:rFonts w:ascii="Calibri" w:hAnsi="Calibri" w:cs="Calibri" w:hint="cs"/>
          <w:rtl/>
        </w:rPr>
        <w:t xml:space="preserve">ביחס למודל הבסיסי אבל לא התוצאה הכי גבוהה, ראינו כי המודל נעצר </w:t>
      </w:r>
      <w:r w:rsidR="00486A1F">
        <w:rPr>
          <w:rFonts w:ascii="Calibri" w:hAnsi="Calibri" w:cs="Calibri" w:hint="cs"/>
          <w:rtl/>
        </w:rPr>
        <w:t xml:space="preserve">בעליה ולכן </w:t>
      </w:r>
      <w:r w:rsidR="00486A1F" w:rsidRPr="003566D8">
        <w:rPr>
          <w:rFonts w:ascii="Calibri" w:hAnsi="Calibri" w:cs="Calibri" w:hint="cs"/>
          <w:rtl/>
        </w:rPr>
        <w:t>ביצענו אות</w:t>
      </w:r>
      <w:r w:rsidR="001271EC" w:rsidRPr="003566D8">
        <w:rPr>
          <w:rFonts w:ascii="Calibri" w:hAnsi="Calibri" w:cs="Calibri" w:hint="cs"/>
          <w:rtl/>
        </w:rPr>
        <w:t xml:space="preserve">ה </w:t>
      </w:r>
      <w:r w:rsidR="00486A1F" w:rsidRPr="003566D8">
        <w:rPr>
          <w:rFonts w:ascii="Calibri" w:hAnsi="Calibri" w:cs="Calibri" w:hint="cs"/>
          <w:rtl/>
        </w:rPr>
        <w:t xml:space="preserve">ריצה עם </w:t>
      </w:r>
      <w:r w:rsidR="00F95CDB" w:rsidRPr="003566D8">
        <w:rPr>
          <w:rFonts w:ascii="Calibri" w:hAnsi="Calibri" w:cs="Calibri" w:hint="cs"/>
          <w:rtl/>
        </w:rPr>
        <w:t xml:space="preserve">50 </w:t>
      </w:r>
      <w:r w:rsidR="00915788" w:rsidRPr="003566D8">
        <w:rPr>
          <w:rFonts w:ascii="Calibri" w:hAnsi="Calibri" w:cs="Calibri"/>
        </w:rPr>
        <w:t>Epochs</w:t>
      </w:r>
    </w:p>
    <w:p w14:paraId="5161F65D" w14:textId="5E92C120" w:rsidR="00571120" w:rsidRDefault="00571120" w:rsidP="007A2631">
      <w:pPr>
        <w:rPr>
          <w:rFonts w:ascii="Calibri" w:hAnsi="Calibri" w:cs="Calibri"/>
          <w:u w:val="single"/>
          <w:rtl/>
        </w:rPr>
      </w:pPr>
    </w:p>
    <w:p w14:paraId="31023F86" w14:textId="77777777" w:rsidR="00FF35B4" w:rsidRPr="00585431" w:rsidRDefault="00FF35B4" w:rsidP="007A2631">
      <w:pPr>
        <w:rPr>
          <w:rFonts w:ascii="Calibri" w:hAnsi="Calibri" w:cs="Calibri"/>
          <w:u w:val="single"/>
          <w:rtl/>
        </w:rPr>
      </w:pPr>
    </w:p>
    <w:p w14:paraId="1C15BECE" w14:textId="691D0F1C" w:rsidR="00F203EF" w:rsidRPr="004B16E7" w:rsidRDefault="00F203EF" w:rsidP="00F203EF">
      <w:pPr>
        <w:ind w:left="2520" w:firstLine="360"/>
        <w:rPr>
          <w:rFonts w:ascii="Calibri" w:hAnsi="Calibri" w:cs="Calibri"/>
          <w:b/>
          <w:bCs/>
          <w:u w:val="single"/>
          <w:rtl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 xml:space="preserve">גרף </w:t>
      </w:r>
      <w:r w:rsidR="00571120">
        <w:rPr>
          <w:rFonts w:ascii="Calibri" w:hAnsi="Calibri" w:cs="Calibri" w:hint="cs"/>
          <w:b/>
          <w:bCs/>
          <w:u w:val="single"/>
          <w:rtl/>
        </w:rPr>
        <w:t>12</w:t>
      </w:r>
      <w:r w:rsidRPr="004B16E7">
        <w:rPr>
          <w:rFonts w:ascii="Calibri" w:hAnsi="Calibri" w:cs="Calibri"/>
          <w:b/>
          <w:bCs/>
          <w:u w:val="single"/>
          <w:rtl/>
        </w:rPr>
        <w:t xml:space="preserve"> – הגדלת </w:t>
      </w:r>
      <w:r w:rsidRPr="004B16E7">
        <w:rPr>
          <w:rFonts w:ascii="Calibri" w:hAnsi="Calibri" w:cs="Calibri"/>
          <w:b/>
          <w:bCs/>
          <w:u w:val="single"/>
        </w:rPr>
        <w:t xml:space="preserve">Batch Size </w:t>
      </w:r>
      <w:r w:rsidRPr="004B16E7">
        <w:rPr>
          <w:rFonts w:ascii="Calibri" w:hAnsi="Calibri" w:cs="Calibri"/>
          <w:b/>
          <w:bCs/>
          <w:u w:val="single"/>
          <w:rtl/>
        </w:rPr>
        <w:t xml:space="preserve"> ל-32 ומס' </w:t>
      </w:r>
      <w:r w:rsidR="00875454" w:rsidRPr="004B16E7">
        <w:rPr>
          <w:rFonts w:ascii="Calibri" w:hAnsi="Calibri" w:cs="Calibri"/>
          <w:b/>
          <w:bCs/>
          <w:kern w:val="0"/>
          <w:u w:val="single"/>
          <w14:ligatures w14:val="none"/>
        </w:rPr>
        <w:t>Epochs</w:t>
      </w:r>
      <w:r w:rsidR="00875454" w:rsidRPr="004B16E7">
        <w:rPr>
          <w:rFonts w:ascii="Calibri" w:hAnsi="Calibri" w:cs="Calibri" w:hint="cs"/>
          <w:b/>
          <w:bCs/>
          <w:kern w:val="0"/>
          <w:u w:val="single"/>
          <w:rtl/>
          <w14:ligatures w14:val="none"/>
        </w:rPr>
        <w:t xml:space="preserve"> </w:t>
      </w:r>
      <w:r w:rsidRPr="004B16E7">
        <w:rPr>
          <w:rFonts w:ascii="Calibri" w:hAnsi="Calibri" w:cs="Calibri"/>
          <w:b/>
          <w:bCs/>
          <w:u w:val="single"/>
          <w:rtl/>
        </w:rPr>
        <w:t>ל</w:t>
      </w:r>
      <w:r w:rsidR="00281B3D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Pr="004B16E7">
        <w:rPr>
          <w:rFonts w:ascii="Calibri" w:hAnsi="Calibri" w:cs="Calibri"/>
          <w:b/>
          <w:bCs/>
          <w:u w:val="single"/>
          <w:rtl/>
        </w:rPr>
        <w:t>50</w:t>
      </w:r>
    </w:p>
    <w:p w14:paraId="00F06808" w14:textId="287EC223" w:rsidR="00F203EF" w:rsidRPr="00F203EF" w:rsidRDefault="00F203EF" w:rsidP="00F203EF">
      <w:pPr>
        <w:ind w:left="2520" w:firstLine="360"/>
        <w:rPr>
          <w:rFonts w:ascii="Calibri" w:hAnsi="Calibri" w:cs="Calibri"/>
          <w:b/>
          <w:bCs/>
        </w:rPr>
      </w:pPr>
      <w:r w:rsidRPr="00F203EF">
        <w:rPr>
          <w:noProof/>
          <w:rtl/>
        </w:rPr>
        <w:drawing>
          <wp:anchor distT="0" distB="0" distL="114300" distR="114300" simplePos="0" relativeHeight="251658256" behindDoc="0" locked="0" layoutInCell="1" allowOverlap="1" wp14:anchorId="05C13300" wp14:editId="4AE97614">
            <wp:simplePos x="0" y="0"/>
            <wp:positionH relativeFrom="margin">
              <wp:posOffset>1087272</wp:posOffset>
            </wp:positionH>
            <wp:positionV relativeFrom="paragraph">
              <wp:posOffset>57506</wp:posOffset>
            </wp:positionV>
            <wp:extent cx="4914806" cy="2286000"/>
            <wp:effectExtent l="0" t="0" r="635" b="0"/>
            <wp:wrapSquare wrapText="bothSides"/>
            <wp:docPr id="46097021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7021" name="Picture 1" descr="A graph of different colored lines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80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79D35" w14:textId="77777777" w:rsidR="007A2631" w:rsidRDefault="007A2631" w:rsidP="007A2631">
      <w:pPr>
        <w:rPr>
          <w:rFonts w:ascii="Calibri" w:hAnsi="Calibri" w:cs="Calibri"/>
          <w:u w:val="single"/>
          <w:rtl/>
        </w:rPr>
      </w:pPr>
    </w:p>
    <w:p w14:paraId="7E22B1B1" w14:textId="77777777" w:rsidR="007A2631" w:rsidRDefault="007A2631" w:rsidP="007A2631">
      <w:pPr>
        <w:rPr>
          <w:rFonts w:ascii="Calibri" w:hAnsi="Calibri" w:cs="Calibri"/>
          <w:u w:val="single"/>
          <w:rtl/>
        </w:rPr>
      </w:pPr>
    </w:p>
    <w:p w14:paraId="0D1B78AA" w14:textId="77777777" w:rsidR="007A2631" w:rsidRDefault="007A2631" w:rsidP="007A2631">
      <w:pPr>
        <w:rPr>
          <w:rFonts w:ascii="Calibri" w:hAnsi="Calibri" w:cs="Calibri"/>
          <w:u w:val="single"/>
          <w:rtl/>
        </w:rPr>
      </w:pPr>
    </w:p>
    <w:p w14:paraId="19E5EAA4" w14:textId="77777777" w:rsidR="007A2631" w:rsidRDefault="007A2631" w:rsidP="007A2631">
      <w:pPr>
        <w:rPr>
          <w:rFonts w:ascii="Calibri" w:hAnsi="Calibri" w:cs="Calibri"/>
          <w:u w:val="single"/>
          <w:rtl/>
        </w:rPr>
      </w:pPr>
    </w:p>
    <w:p w14:paraId="28C3B743" w14:textId="77777777" w:rsidR="007A2631" w:rsidRDefault="007A2631" w:rsidP="007A2631">
      <w:pPr>
        <w:rPr>
          <w:rFonts w:ascii="Calibri" w:hAnsi="Calibri" w:cs="Calibri"/>
          <w:u w:val="single"/>
          <w:rtl/>
        </w:rPr>
      </w:pPr>
    </w:p>
    <w:p w14:paraId="5C846D1D" w14:textId="77777777" w:rsidR="007A2631" w:rsidRDefault="007A2631" w:rsidP="007A2631">
      <w:pPr>
        <w:rPr>
          <w:rFonts w:ascii="Calibri" w:hAnsi="Calibri" w:cs="Calibri"/>
          <w:u w:val="single"/>
          <w:rtl/>
        </w:rPr>
      </w:pPr>
    </w:p>
    <w:p w14:paraId="066C2450" w14:textId="77777777" w:rsidR="002263AF" w:rsidRDefault="002263AF" w:rsidP="007A2631">
      <w:pPr>
        <w:rPr>
          <w:rFonts w:ascii="Calibri" w:hAnsi="Calibri" w:cs="Calibri"/>
          <w:u w:val="single"/>
          <w:rtl/>
        </w:rPr>
      </w:pPr>
    </w:p>
    <w:p w14:paraId="38FF7622" w14:textId="14E90B37" w:rsidR="007A2631" w:rsidRPr="007A2631" w:rsidRDefault="007A2631" w:rsidP="007A2631">
      <w:pPr>
        <w:rPr>
          <w:rFonts w:ascii="Calibri" w:hAnsi="Calibri" w:cs="Calibri"/>
          <w:u w:val="single"/>
          <w:rtl/>
        </w:rPr>
      </w:pPr>
    </w:p>
    <w:p w14:paraId="45A6387D" w14:textId="16C56685" w:rsidR="00CB7CEE" w:rsidRDefault="00CB7CEE" w:rsidP="00F203EF">
      <w:pPr>
        <w:ind w:left="1080"/>
        <w:rPr>
          <w:rFonts w:ascii="Calibri" w:hAnsi="Calibri" w:cs="Calibri"/>
        </w:rPr>
      </w:pPr>
      <w:r w:rsidRPr="00F203EF">
        <w:rPr>
          <w:noProof/>
          <w:rtl/>
        </w:rPr>
        <w:drawing>
          <wp:anchor distT="0" distB="0" distL="114300" distR="114300" simplePos="0" relativeHeight="251658251" behindDoc="0" locked="0" layoutInCell="1" allowOverlap="1" wp14:anchorId="203EAE69" wp14:editId="0F6C361F">
            <wp:simplePos x="0" y="0"/>
            <wp:positionH relativeFrom="column">
              <wp:posOffset>-34120</wp:posOffset>
            </wp:positionH>
            <wp:positionV relativeFrom="paragraph">
              <wp:posOffset>300061</wp:posOffset>
            </wp:positionV>
            <wp:extent cx="6645910" cy="219075"/>
            <wp:effectExtent l="0" t="0" r="2540" b="9525"/>
            <wp:wrapSquare wrapText="bothSides"/>
            <wp:docPr id="116013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39684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03EF">
        <w:rPr>
          <w:rFonts w:ascii="Calibri" w:hAnsi="Calibri" w:cs="Calibri"/>
          <w:rtl/>
        </w:rPr>
        <w:tab/>
      </w:r>
      <w:r w:rsidR="00F203EF">
        <w:rPr>
          <w:rFonts w:ascii="Calibri" w:hAnsi="Calibri" w:cs="Calibri"/>
          <w:rtl/>
        </w:rPr>
        <w:tab/>
      </w:r>
      <w:r w:rsidR="00F203EF">
        <w:rPr>
          <w:rFonts w:ascii="Calibri" w:hAnsi="Calibri" w:cs="Calibri"/>
          <w:rtl/>
        </w:rPr>
        <w:tab/>
      </w:r>
      <w:r w:rsidR="00F203EF">
        <w:rPr>
          <w:rFonts w:ascii="Calibri" w:hAnsi="Calibri" w:cs="Calibri"/>
          <w:rtl/>
        </w:rPr>
        <w:tab/>
      </w:r>
      <w:r w:rsidR="00F203EF">
        <w:rPr>
          <w:rFonts w:ascii="Calibri" w:hAnsi="Calibri" w:cs="Calibri"/>
          <w:rtl/>
        </w:rPr>
        <w:tab/>
      </w:r>
      <w:r w:rsidR="00F203EF">
        <w:rPr>
          <w:rFonts w:ascii="Calibri" w:hAnsi="Calibri" w:cs="Calibri" w:hint="cs"/>
          <w:rtl/>
        </w:rPr>
        <w:t>התוצאה הכי גבוהה :</w:t>
      </w:r>
    </w:p>
    <w:p w14:paraId="54428506" w14:textId="77777777" w:rsidR="00F203EF" w:rsidRDefault="00F203EF" w:rsidP="00F203EF">
      <w:pPr>
        <w:ind w:left="1080"/>
        <w:rPr>
          <w:rFonts w:ascii="Calibri" w:hAnsi="Calibri" w:cs="Calibri"/>
          <w:rtl/>
        </w:rPr>
      </w:pPr>
    </w:p>
    <w:p w14:paraId="27A72090" w14:textId="5179C4A7" w:rsidR="00FF35B4" w:rsidRDefault="00AC40ED" w:rsidP="003566D8">
      <w:pPr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>כע</w:t>
      </w:r>
      <w:r w:rsidR="003B2367">
        <w:rPr>
          <w:rFonts w:ascii="Calibri" w:hAnsi="Calibri" w:cs="Calibri" w:hint="cs"/>
          <w:rtl/>
        </w:rPr>
        <w:t xml:space="preserve">ת </w:t>
      </w:r>
      <w:r>
        <w:rPr>
          <w:rFonts w:ascii="Calibri" w:hAnsi="Calibri" w:cs="Calibri" w:hint="cs"/>
          <w:rtl/>
        </w:rPr>
        <w:t xml:space="preserve">אנו רואים כי המודל מפתח </w:t>
      </w:r>
      <w:r w:rsidR="00087591">
        <w:rPr>
          <w:rFonts w:ascii="Calibri" w:hAnsi="Calibri" w:cs="Calibri" w:hint="cs"/>
          <w:rtl/>
        </w:rPr>
        <w:t>לע</w:t>
      </w:r>
      <w:r w:rsidR="003B2367">
        <w:rPr>
          <w:rFonts w:ascii="Calibri" w:hAnsi="Calibri" w:cs="Calibri" w:hint="cs"/>
          <w:rtl/>
        </w:rPr>
        <w:t>צ</w:t>
      </w:r>
      <w:r w:rsidR="00087591">
        <w:rPr>
          <w:rFonts w:ascii="Calibri" w:hAnsi="Calibri" w:cs="Calibri" w:hint="cs"/>
          <w:rtl/>
        </w:rPr>
        <w:t>מו דפוס של שיני מסור ו</w:t>
      </w:r>
      <w:r w:rsidR="007436A6">
        <w:rPr>
          <w:rFonts w:ascii="Calibri" w:hAnsi="Calibri" w:cs="Calibri" w:hint="cs"/>
          <w:rtl/>
        </w:rPr>
        <w:t xml:space="preserve">עדין נמצא בהתאמת יתר מאוד גבוהה </w:t>
      </w:r>
      <w:r w:rsidR="001C7360">
        <w:rPr>
          <w:rFonts w:ascii="Calibri" w:hAnsi="Calibri" w:cs="Calibri" w:hint="cs"/>
          <w:rtl/>
        </w:rPr>
        <w:t xml:space="preserve">ולכן נחזיר את ה </w:t>
      </w:r>
      <w:r w:rsidR="001C7360" w:rsidRPr="004B16E7">
        <w:rPr>
          <w:rFonts w:ascii="Calibri" w:hAnsi="Calibri" w:cs="Calibri"/>
          <w:b/>
          <w:bCs/>
          <w:u w:val="single"/>
        </w:rPr>
        <w:t xml:space="preserve">Batch Size </w:t>
      </w:r>
      <w:r w:rsidR="001C7360" w:rsidRPr="004B16E7">
        <w:rPr>
          <w:rFonts w:ascii="Calibri" w:hAnsi="Calibri" w:cs="Calibri"/>
          <w:b/>
          <w:bCs/>
          <w:u w:val="single"/>
          <w:rtl/>
        </w:rPr>
        <w:t xml:space="preserve"> </w:t>
      </w:r>
      <w:r w:rsidR="001C7360">
        <w:rPr>
          <w:rFonts w:ascii="Calibri" w:hAnsi="Calibri" w:cs="Calibri" w:hint="cs"/>
          <w:b/>
          <w:bCs/>
          <w:u w:val="single"/>
          <w:rtl/>
        </w:rPr>
        <w:t>לגודלו המקורי</w:t>
      </w:r>
      <w:r w:rsidR="00E61EC9">
        <w:rPr>
          <w:rFonts w:ascii="Calibri" w:hAnsi="Calibri" w:cs="Calibri"/>
          <w:rtl/>
        </w:rPr>
        <w:br/>
      </w:r>
    </w:p>
    <w:p w14:paraId="1CFD94BF" w14:textId="568F01A3" w:rsidR="003813E7" w:rsidRPr="003813E7" w:rsidRDefault="003813E7" w:rsidP="003813E7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ניסנו להקטין את ה</w:t>
      </w:r>
      <w:r w:rsidR="0062218F">
        <w:rPr>
          <w:rFonts w:ascii="Calibri" w:hAnsi="Calibri" w:cs="Calibri" w:hint="cs"/>
          <w:rtl/>
        </w:rPr>
        <w:t xml:space="preserve"> </w:t>
      </w:r>
      <w:r w:rsidR="00A97F9E">
        <w:rPr>
          <w:rFonts w:ascii="Calibri" w:hAnsi="Calibri" w:cs="Calibri"/>
        </w:rPr>
        <w:t>D</w:t>
      </w:r>
      <w:r w:rsidR="0062218F">
        <w:rPr>
          <w:rFonts w:ascii="Calibri" w:hAnsi="Calibri" w:cs="Calibri"/>
        </w:rPr>
        <w:t xml:space="preserve">ense </w:t>
      </w:r>
      <w:r w:rsidR="0062218F">
        <w:rPr>
          <w:rFonts w:ascii="Calibri" w:hAnsi="Calibri" w:cs="Calibri" w:hint="cs"/>
          <w:rtl/>
        </w:rPr>
        <w:t xml:space="preserve"> האחרון ל 128 ובכך "להקטין" את פתח היציאה </w:t>
      </w:r>
      <w:r w:rsidR="008509DB">
        <w:rPr>
          <w:rFonts w:ascii="Calibri" w:hAnsi="Calibri" w:cs="Calibri" w:hint="cs"/>
          <w:rtl/>
        </w:rPr>
        <w:t>ולראות איך זה משפיע על המודל</w:t>
      </w:r>
    </w:p>
    <w:p w14:paraId="3B754FDC" w14:textId="094AFDF7" w:rsidR="007A2631" w:rsidRPr="004B16E7" w:rsidRDefault="004B16E7" w:rsidP="000220BF">
      <w:pPr>
        <w:ind w:left="3960"/>
        <w:rPr>
          <w:rFonts w:ascii="Calibri" w:hAnsi="Calibri" w:cs="Calibri"/>
          <w:b/>
          <w:bCs/>
          <w:u w:val="single"/>
          <w:rtl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57" behindDoc="0" locked="0" layoutInCell="1" allowOverlap="1" wp14:anchorId="304BC644" wp14:editId="34371C55">
            <wp:simplePos x="0" y="0"/>
            <wp:positionH relativeFrom="margin">
              <wp:align>center</wp:align>
            </wp:positionH>
            <wp:positionV relativeFrom="paragraph">
              <wp:posOffset>288442</wp:posOffset>
            </wp:positionV>
            <wp:extent cx="4885701" cy="2286000"/>
            <wp:effectExtent l="0" t="0" r="0" b="0"/>
            <wp:wrapSquare wrapText="bothSides"/>
            <wp:docPr id="1547513651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13651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7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35B4" w:rsidRPr="004B16E7">
        <w:rPr>
          <w:rFonts w:ascii="Calibri" w:hAnsi="Calibri" w:cs="Calibri" w:hint="cs"/>
          <w:b/>
          <w:bCs/>
          <w:u w:val="single"/>
          <w:rtl/>
        </w:rPr>
        <w:t xml:space="preserve">גרף </w:t>
      </w:r>
      <w:r w:rsidR="00571120">
        <w:rPr>
          <w:rFonts w:ascii="Calibri" w:hAnsi="Calibri" w:cs="Calibri" w:hint="cs"/>
          <w:b/>
          <w:bCs/>
          <w:u w:val="single"/>
          <w:rtl/>
        </w:rPr>
        <w:t>1</w:t>
      </w:r>
      <w:r w:rsidR="00E61927">
        <w:rPr>
          <w:rFonts w:ascii="Calibri" w:hAnsi="Calibri" w:cs="Calibri" w:hint="cs"/>
          <w:b/>
          <w:bCs/>
          <w:u w:val="single"/>
          <w:rtl/>
        </w:rPr>
        <w:t>3</w:t>
      </w:r>
      <w:r w:rsidR="00FF35B4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28060E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28060E" w:rsidRPr="004B16E7">
        <w:rPr>
          <w:rFonts w:ascii="Calibri" w:hAnsi="Calibri" w:cs="Calibri"/>
          <w:b/>
          <w:bCs/>
          <w:u w:val="single"/>
          <w:rtl/>
        </w:rPr>
        <w:t>–</w:t>
      </w:r>
      <w:r w:rsidR="0028060E" w:rsidRPr="004B16E7">
        <w:rPr>
          <w:rFonts w:ascii="Calibri" w:hAnsi="Calibri" w:cs="Calibri" w:hint="cs"/>
          <w:b/>
          <w:bCs/>
          <w:u w:val="single"/>
          <w:rtl/>
        </w:rPr>
        <w:t xml:space="preserve"> שינוי ה</w:t>
      </w:r>
      <w:r w:rsidR="0028060E" w:rsidRPr="004B16E7">
        <w:rPr>
          <w:rFonts w:ascii="Calibri" w:hAnsi="Calibri" w:cs="Calibri"/>
          <w:b/>
          <w:bCs/>
          <w:u w:val="single"/>
        </w:rPr>
        <w:t>Dense</w:t>
      </w:r>
      <w:r w:rsidR="0028060E" w:rsidRPr="004B16E7">
        <w:rPr>
          <w:rFonts w:ascii="Calibri" w:hAnsi="Calibri" w:cs="Calibri" w:hint="cs"/>
          <w:b/>
          <w:bCs/>
          <w:u w:val="single"/>
          <w:rtl/>
        </w:rPr>
        <w:t xml:space="preserve"> ל128</w:t>
      </w:r>
      <w:r>
        <w:rPr>
          <w:rFonts w:ascii="Calibri" w:hAnsi="Calibri" w:cs="Calibri"/>
          <w:b/>
          <w:bCs/>
          <w:u w:val="single"/>
          <w:rtl/>
        </w:rPr>
        <w:br/>
      </w:r>
    </w:p>
    <w:p w14:paraId="1349A058" w14:textId="20B00A88" w:rsidR="007A2631" w:rsidRPr="007A2631" w:rsidRDefault="00BF18F8" w:rsidP="007A2631">
      <w:pPr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  <w:rtl/>
        </w:rPr>
        <w:br/>
      </w:r>
    </w:p>
    <w:p w14:paraId="7CEC6154" w14:textId="77777777" w:rsidR="004B16E7" w:rsidRDefault="004B16E7" w:rsidP="007A2631">
      <w:pPr>
        <w:rPr>
          <w:rFonts w:ascii="Calibri" w:hAnsi="Calibri" w:cs="Calibri"/>
          <w:u w:val="single"/>
          <w:rtl/>
        </w:rPr>
      </w:pPr>
    </w:p>
    <w:p w14:paraId="1D6558CA" w14:textId="77777777" w:rsidR="004B16E7" w:rsidRDefault="004B16E7" w:rsidP="007A2631">
      <w:pPr>
        <w:rPr>
          <w:rFonts w:ascii="Calibri" w:hAnsi="Calibri" w:cs="Calibri"/>
          <w:u w:val="single"/>
          <w:rtl/>
        </w:rPr>
      </w:pPr>
    </w:p>
    <w:p w14:paraId="6DE3E2E3" w14:textId="77777777" w:rsidR="004B16E7" w:rsidRDefault="004B16E7" w:rsidP="007A2631">
      <w:pPr>
        <w:rPr>
          <w:rFonts w:ascii="Calibri" w:hAnsi="Calibri" w:cs="Calibri"/>
          <w:u w:val="single"/>
          <w:rtl/>
        </w:rPr>
      </w:pPr>
    </w:p>
    <w:p w14:paraId="170155AC" w14:textId="77777777" w:rsidR="004B16E7" w:rsidRDefault="004B16E7" w:rsidP="007A2631">
      <w:pPr>
        <w:rPr>
          <w:rFonts w:ascii="Calibri" w:hAnsi="Calibri" w:cs="Calibri"/>
          <w:u w:val="single"/>
          <w:rtl/>
        </w:rPr>
      </w:pPr>
    </w:p>
    <w:p w14:paraId="23CC0E1A" w14:textId="77777777" w:rsidR="004B16E7" w:rsidRDefault="004B16E7" w:rsidP="007A2631">
      <w:pPr>
        <w:rPr>
          <w:rFonts w:ascii="Calibri" w:hAnsi="Calibri" w:cs="Calibri"/>
          <w:u w:val="single"/>
          <w:rtl/>
        </w:rPr>
      </w:pPr>
    </w:p>
    <w:p w14:paraId="1F258DEE" w14:textId="77777777" w:rsidR="004B16E7" w:rsidRDefault="004B16E7" w:rsidP="007A2631">
      <w:pPr>
        <w:rPr>
          <w:rFonts w:ascii="Calibri" w:hAnsi="Calibri" w:cs="Calibri"/>
          <w:u w:val="single"/>
          <w:rtl/>
        </w:rPr>
      </w:pPr>
    </w:p>
    <w:p w14:paraId="09986D33" w14:textId="77777777" w:rsidR="004B16E7" w:rsidRDefault="004B16E7" w:rsidP="007A2631">
      <w:pPr>
        <w:rPr>
          <w:rFonts w:ascii="Calibri" w:hAnsi="Calibri" w:cs="Calibri"/>
          <w:u w:val="single"/>
          <w:rtl/>
        </w:rPr>
      </w:pPr>
    </w:p>
    <w:p w14:paraId="1EE0C8C5" w14:textId="31DC7502" w:rsidR="004B16E7" w:rsidRPr="004B16E7" w:rsidRDefault="004B16E7" w:rsidP="007A2631">
      <w:pPr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 w:hint="cs"/>
          <w:rtl/>
        </w:rPr>
        <w:t>התוצאה הכי גבוהה :</w:t>
      </w:r>
    </w:p>
    <w:p w14:paraId="256BEEEC" w14:textId="45FD694E" w:rsidR="0079045B" w:rsidRDefault="00B06B16" w:rsidP="007A2631">
      <w:pPr>
        <w:rPr>
          <w:rFonts w:ascii="Calibri" w:hAnsi="Calibri" w:cs="Calibri"/>
          <w:u w:val="single"/>
          <w:rtl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inline distT="0" distB="0" distL="0" distR="0" wp14:anchorId="25BDA716" wp14:editId="664A7F5F">
            <wp:extent cx="6645910" cy="230505"/>
            <wp:effectExtent l="0" t="0" r="2540" b="0"/>
            <wp:docPr id="46728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827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9462" w14:textId="77777777" w:rsidR="000300BE" w:rsidRDefault="008509DB" w:rsidP="0079045B">
      <w:pPr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br/>
      </w:r>
    </w:p>
    <w:p w14:paraId="3232283C" w14:textId="77777777" w:rsidR="003566D8" w:rsidRDefault="003566D8" w:rsidP="0079045B">
      <w:pPr>
        <w:rPr>
          <w:rFonts w:ascii="Calibri" w:hAnsi="Calibri" w:cs="Calibri"/>
          <w:rtl/>
        </w:rPr>
      </w:pPr>
    </w:p>
    <w:p w14:paraId="568E5BC0" w14:textId="10E79E35" w:rsidR="00571120" w:rsidRDefault="00151429" w:rsidP="007E4214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ניתן לראות כי </w:t>
      </w:r>
      <w:r w:rsidR="000209EF">
        <w:rPr>
          <w:rFonts w:ascii="Calibri" w:hAnsi="Calibri" w:cs="Calibri" w:hint="cs"/>
          <w:rtl/>
        </w:rPr>
        <w:t xml:space="preserve">הדיוק קטן מן הדיוק המקורי </w:t>
      </w:r>
      <w:r w:rsidR="007A187A" w:rsidRPr="007A187A">
        <w:rPr>
          <w:rFonts w:ascii="Calibri" w:hAnsi="Calibri" w:cs="Calibri" w:hint="cs"/>
          <w:rtl/>
        </w:rPr>
        <w:t xml:space="preserve">וכי שינוי בגודל שכבת ה </w:t>
      </w:r>
      <w:r w:rsidR="007A187A" w:rsidRPr="007A187A">
        <w:rPr>
          <w:rFonts w:ascii="Calibri" w:hAnsi="Calibri" w:cs="Calibri"/>
        </w:rPr>
        <w:t>Dense</w:t>
      </w:r>
      <w:r w:rsidR="007A187A" w:rsidRPr="007A187A">
        <w:rPr>
          <w:rFonts w:ascii="Calibri" w:hAnsi="Calibri" w:cs="Calibri" w:hint="cs"/>
          <w:rtl/>
        </w:rPr>
        <w:t xml:space="preserve"> לא עוזר לדיוק המודל במקרה הנ"ל.</w:t>
      </w:r>
    </w:p>
    <w:p w14:paraId="0E351C9B" w14:textId="77777777" w:rsidR="00B61C23" w:rsidRDefault="00B61C23" w:rsidP="007E4214">
      <w:pPr>
        <w:rPr>
          <w:rFonts w:ascii="Calibri" w:hAnsi="Calibri" w:cs="Calibri"/>
          <w:rtl/>
        </w:rPr>
      </w:pPr>
    </w:p>
    <w:p w14:paraId="0C1E78B5" w14:textId="77777777" w:rsidR="00B61C23" w:rsidRPr="007A187A" w:rsidRDefault="00B61C23" w:rsidP="007E4214">
      <w:pPr>
        <w:rPr>
          <w:rFonts w:ascii="Calibri" w:hAnsi="Calibri" w:cs="Calibri"/>
          <w:rtl/>
        </w:rPr>
      </w:pPr>
    </w:p>
    <w:p w14:paraId="198057A9" w14:textId="493E579E" w:rsidR="00571120" w:rsidRPr="00237705" w:rsidRDefault="00DD6FE7" w:rsidP="0079045B">
      <w:pPr>
        <w:rPr>
          <w:rFonts w:ascii="Calibri" w:hAnsi="Calibri" w:cs="Calibri"/>
        </w:rPr>
      </w:pPr>
      <w:r w:rsidRPr="00237705">
        <w:rPr>
          <w:rFonts w:ascii="Calibri" w:hAnsi="Calibri" w:cs="Calibri" w:hint="cs"/>
          <w:rtl/>
        </w:rPr>
        <w:t>אנו יודעים שסט האימונים שלנו מורכב מתמונו</w:t>
      </w:r>
      <w:r w:rsidR="00AC701A" w:rsidRPr="00237705">
        <w:rPr>
          <w:rFonts w:ascii="Calibri" w:hAnsi="Calibri" w:cs="Calibri" w:hint="cs"/>
          <w:rtl/>
        </w:rPr>
        <w:t xml:space="preserve">ת </w:t>
      </w:r>
      <w:r w:rsidR="00AC701A" w:rsidRPr="00237705">
        <w:rPr>
          <w:rFonts w:ascii="Calibri" w:hAnsi="Calibri" w:cs="Calibri"/>
        </w:rPr>
        <w:t>MRI</w:t>
      </w:r>
      <w:r w:rsidR="00AC701A" w:rsidRPr="00237705">
        <w:rPr>
          <w:rFonts w:ascii="Calibri" w:hAnsi="Calibri" w:cs="Calibri" w:hint="cs"/>
          <w:rtl/>
        </w:rPr>
        <w:t xml:space="preserve"> </w:t>
      </w:r>
      <w:r w:rsidR="0053412F" w:rsidRPr="00237705">
        <w:rPr>
          <w:rFonts w:ascii="Calibri" w:hAnsi="Calibri" w:cs="Calibri" w:hint="cs"/>
          <w:rtl/>
        </w:rPr>
        <w:t xml:space="preserve">ולפעמים התמונות קשות </w:t>
      </w:r>
      <w:r w:rsidR="007A187A" w:rsidRPr="00237705">
        <w:rPr>
          <w:rFonts w:ascii="Calibri" w:hAnsi="Calibri" w:cs="Calibri" w:hint="cs"/>
          <w:rtl/>
        </w:rPr>
        <w:t>לאבחון</w:t>
      </w:r>
      <w:r w:rsidR="0053412F" w:rsidRPr="00237705">
        <w:rPr>
          <w:rFonts w:ascii="Calibri" w:hAnsi="Calibri" w:cs="Calibri" w:hint="cs"/>
          <w:rtl/>
        </w:rPr>
        <w:t xml:space="preserve">, במהלך הכנת הדאטה </w:t>
      </w:r>
      <w:r w:rsidR="0028141C" w:rsidRPr="00237705">
        <w:rPr>
          <w:rFonts w:ascii="Calibri" w:hAnsi="Calibri" w:cs="Calibri" w:hint="cs"/>
          <w:rtl/>
        </w:rPr>
        <w:t xml:space="preserve">אנו </w:t>
      </w:r>
      <w:r w:rsidR="007A187A" w:rsidRPr="00237705">
        <w:rPr>
          <w:rFonts w:ascii="Calibri" w:hAnsi="Calibri" w:cs="Calibri" w:hint="cs"/>
          <w:rtl/>
        </w:rPr>
        <w:t>מכווצים</w:t>
      </w:r>
      <w:r w:rsidR="0028141C" w:rsidRPr="00237705">
        <w:rPr>
          <w:rFonts w:ascii="Calibri" w:hAnsi="Calibri" w:cs="Calibri" w:hint="cs"/>
          <w:rtl/>
        </w:rPr>
        <w:t xml:space="preserve"> את התמונות לגודל של 220 פיקסלים . לכן מתוך מחשבה על איכות התמונה העלנו את גודל הפיקסלים ל 512 </w:t>
      </w:r>
      <w:r w:rsidR="00317D72" w:rsidRPr="00237705">
        <w:rPr>
          <w:rFonts w:ascii="Calibri" w:hAnsi="Calibri" w:cs="Calibri" w:hint="cs"/>
          <w:rtl/>
        </w:rPr>
        <w:t xml:space="preserve">בתקווה שהמודל יצליח להבחין טוב יותר </w:t>
      </w:r>
      <w:r w:rsidR="0064053F" w:rsidRPr="00237705">
        <w:rPr>
          <w:rFonts w:ascii="Calibri" w:hAnsi="Calibri" w:cs="Calibri" w:hint="cs"/>
          <w:rtl/>
        </w:rPr>
        <w:t>בין המחלקות</w:t>
      </w:r>
      <w:r w:rsidR="003566D8">
        <w:rPr>
          <w:rFonts w:ascii="Calibri" w:hAnsi="Calibri" w:cs="Calibri" w:hint="cs"/>
          <w:rtl/>
        </w:rPr>
        <w:t>.</w:t>
      </w:r>
    </w:p>
    <w:p w14:paraId="0288374B" w14:textId="7F9F036F" w:rsidR="0028060E" w:rsidRPr="004B16E7" w:rsidRDefault="004B16E7" w:rsidP="004B16E7">
      <w:pPr>
        <w:ind w:left="3960"/>
        <w:rPr>
          <w:rFonts w:ascii="Calibri" w:hAnsi="Calibri" w:cs="Calibri"/>
          <w:b/>
          <w:bCs/>
          <w:u w:val="single"/>
          <w:rtl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>גרף 1</w:t>
      </w:r>
      <w:r w:rsidR="00FE691A">
        <w:rPr>
          <w:rFonts w:ascii="Calibri" w:hAnsi="Calibri" w:cs="Calibri" w:hint="cs"/>
          <w:b/>
          <w:bCs/>
          <w:u w:val="single"/>
          <w:rtl/>
        </w:rPr>
        <w:t>4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28060E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7A2631" w:rsidRPr="004B16E7">
        <w:rPr>
          <w:rFonts w:ascii="Calibri" w:hAnsi="Calibri" w:cs="Calibri"/>
          <w:b/>
          <w:bCs/>
          <w:u w:val="single"/>
          <w:rtl/>
        </w:rPr>
        <w:t>–</w:t>
      </w:r>
      <w:r w:rsidR="0028060E"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7A2631" w:rsidRPr="004B16E7">
        <w:rPr>
          <w:rFonts w:ascii="Calibri" w:hAnsi="Calibri" w:cs="Calibri" w:hint="cs"/>
          <w:b/>
          <w:bCs/>
          <w:u w:val="single"/>
          <w:rtl/>
        </w:rPr>
        <w:t xml:space="preserve">הגדלת </w:t>
      </w:r>
      <w:r w:rsidR="007A2631" w:rsidRPr="004B16E7">
        <w:rPr>
          <w:rFonts w:ascii="Calibri" w:hAnsi="Calibri" w:cs="Calibri"/>
          <w:b/>
          <w:bCs/>
          <w:u w:val="single"/>
        </w:rPr>
        <w:t>Image Size</w:t>
      </w:r>
      <w:r w:rsidR="007A2631" w:rsidRPr="004B16E7">
        <w:rPr>
          <w:rFonts w:ascii="Calibri" w:hAnsi="Calibri" w:cs="Calibri" w:hint="cs"/>
          <w:b/>
          <w:bCs/>
          <w:u w:val="single"/>
          <w:rtl/>
        </w:rPr>
        <w:t xml:space="preserve"> ל512</w:t>
      </w:r>
    </w:p>
    <w:p w14:paraId="0F435CAC" w14:textId="444C872E" w:rsidR="004B16E7" w:rsidRDefault="004B16E7" w:rsidP="004B16E7">
      <w:pPr>
        <w:rPr>
          <w:rFonts w:ascii="Calibri" w:hAnsi="Calibri" w:cs="Calibri"/>
          <w:u w:val="single"/>
          <w:rtl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58" behindDoc="0" locked="0" layoutInCell="1" allowOverlap="1" wp14:anchorId="455BEF25" wp14:editId="0547E5DF">
            <wp:simplePos x="0" y="0"/>
            <wp:positionH relativeFrom="margin">
              <wp:posOffset>1042873</wp:posOffset>
            </wp:positionH>
            <wp:positionV relativeFrom="paragraph">
              <wp:posOffset>53239</wp:posOffset>
            </wp:positionV>
            <wp:extent cx="4806202" cy="2286000"/>
            <wp:effectExtent l="0" t="0" r="0" b="0"/>
            <wp:wrapSquare wrapText="bothSides"/>
            <wp:docPr id="1200894235" name="Picture 1" descr="A graph of a graph of a graph of a graph of a graph of a graph of a graph of a graph of a graph of a graph of a graph of a graph of a graph 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94235" name="Picture 1" descr="A graph of a graph of a graph of a graph of a graph of a graph of a graph of a graph of a graph of a graph of a graph of a graph of a graph of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20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35E7E" w14:textId="77777777" w:rsidR="004B16E7" w:rsidRDefault="004B16E7" w:rsidP="004B16E7">
      <w:pPr>
        <w:rPr>
          <w:rFonts w:ascii="Calibri" w:hAnsi="Calibri" w:cs="Calibri"/>
          <w:u w:val="single"/>
          <w:rtl/>
        </w:rPr>
      </w:pPr>
    </w:p>
    <w:p w14:paraId="328DABD7" w14:textId="77777777" w:rsidR="004B16E7" w:rsidRDefault="004B16E7" w:rsidP="004B16E7">
      <w:pPr>
        <w:rPr>
          <w:rFonts w:ascii="Calibri" w:hAnsi="Calibri" w:cs="Calibri"/>
          <w:u w:val="single"/>
          <w:rtl/>
        </w:rPr>
      </w:pPr>
    </w:p>
    <w:p w14:paraId="05DEA4A1" w14:textId="77777777" w:rsidR="004B16E7" w:rsidRDefault="004B16E7" w:rsidP="004B16E7">
      <w:pPr>
        <w:rPr>
          <w:rFonts w:ascii="Calibri" w:hAnsi="Calibri" w:cs="Calibri"/>
          <w:u w:val="single"/>
          <w:rtl/>
        </w:rPr>
      </w:pPr>
    </w:p>
    <w:p w14:paraId="44741D52" w14:textId="77777777" w:rsidR="004B16E7" w:rsidRDefault="004B16E7" w:rsidP="004B16E7">
      <w:pPr>
        <w:rPr>
          <w:rFonts w:ascii="Calibri" w:hAnsi="Calibri" w:cs="Calibri"/>
          <w:u w:val="single"/>
          <w:rtl/>
        </w:rPr>
      </w:pPr>
    </w:p>
    <w:p w14:paraId="47466E1A" w14:textId="77777777" w:rsidR="004B16E7" w:rsidRDefault="004B16E7" w:rsidP="004B16E7">
      <w:pPr>
        <w:rPr>
          <w:rFonts w:ascii="Calibri" w:hAnsi="Calibri" w:cs="Calibri"/>
          <w:u w:val="single"/>
          <w:rtl/>
        </w:rPr>
      </w:pPr>
    </w:p>
    <w:p w14:paraId="770900A9" w14:textId="77777777" w:rsidR="004B16E7" w:rsidRDefault="004B16E7" w:rsidP="004B16E7">
      <w:pPr>
        <w:rPr>
          <w:rFonts w:ascii="Calibri" w:hAnsi="Calibri" w:cs="Calibri"/>
          <w:u w:val="single"/>
          <w:rtl/>
        </w:rPr>
      </w:pPr>
    </w:p>
    <w:p w14:paraId="3F79541C" w14:textId="77777777" w:rsidR="004B16E7" w:rsidRDefault="004B16E7" w:rsidP="004B16E7">
      <w:pPr>
        <w:rPr>
          <w:rFonts w:ascii="Calibri" w:hAnsi="Calibri" w:cs="Calibri"/>
          <w:u w:val="single"/>
          <w:rtl/>
        </w:rPr>
      </w:pPr>
    </w:p>
    <w:p w14:paraId="5362FC73" w14:textId="3AE95960" w:rsidR="00C52710" w:rsidRDefault="00650B49" w:rsidP="00B5143E">
      <w:pPr>
        <w:rPr>
          <w:rFonts w:ascii="Calibri" w:hAnsi="Calibri" w:cs="Calibri"/>
          <w:rtl/>
        </w:rPr>
      </w:pPr>
      <w:r w:rsidRPr="00585431">
        <w:rPr>
          <w:rFonts w:ascii="Calibri" w:hAnsi="Calibri" w:cs="Calibri"/>
          <w:u w:val="single"/>
          <w:rtl/>
        </w:rPr>
        <w:br/>
      </w:r>
      <w:r w:rsidR="004B16E7">
        <w:rPr>
          <w:rFonts w:ascii="Calibri" w:hAnsi="Calibri" w:cs="Calibri"/>
          <w:rtl/>
        </w:rPr>
        <w:tab/>
      </w:r>
      <w:r w:rsidR="004B16E7">
        <w:rPr>
          <w:rFonts w:ascii="Calibri" w:hAnsi="Calibri" w:cs="Calibri"/>
          <w:rtl/>
        </w:rPr>
        <w:tab/>
      </w:r>
      <w:r w:rsidR="004B16E7">
        <w:rPr>
          <w:rFonts w:ascii="Calibri" w:hAnsi="Calibri" w:cs="Calibri"/>
          <w:rtl/>
        </w:rPr>
        <w:tab/>
      </w:r>
      <w:r w:rsidR="004B16E7">
        <w:rPr>
          <w:rFonts w:ascii="Calibri" w:hAnsi="Calibri" w:cs="Calibri"/>
          <w:rtl/>
        </w:rPr>
        <w:tab/>
      </w:r>
      <w:r w:rsidR="004B16E7">
        <w:rPr>
          <w:rFonts w:ascii="Calibri" w:hAnsi="Calibri" w:cs="Calibri"/>
          <w:rtl/>
        </w:rPr>
        <w:tab/>
      </w:r>
      <w:r w:rsidR="004B16E7">
        <w:rPr>
          <w:rFonts w:ascii="Calibri" w:hAnsi="Calibri" w:cs="Calibri"/>
          <w:rtl/>
        </w:rPr>
        <w:tab/>
      </w:r>
      <w:r w:rsidR="004B16E7">
        <w:rPr>
          <w:rFonts w:ascii="Calibri" w:hAnsi="Calibri" w:cs="Calibri"/>
          <w:rtl/>
        </w:rPr>
        <w:tab/>
      </w:r>
      <w:r w:rsidR="004B16E7">
        <w:rPr>
          <w:rFonts w:ascii="Calibri" w:hAnsi="Calibri" w:cs="Calibri"/>
          <w:rtl/>
        </w:rPr>
        <w:tab/>
      </w:r>
      <w:r w:rsidR="004B16E7">
        <w:rPr>
          <w:rFonts w:ascii="Calibri" w:hAnsi="Calibri" w:cs="Calibri" w:hint="cs"/>
          <w:rtl/>
        </w:rPr>
        <w:t xml:space="preserve">התוצאה הכי גבוהה : </w:t>
      </w:r>
    </w:p>
    <w:p w14:paraId="515EC51B" w14:textId="3BBC76A6" w:rsidR="004B16E7" w:rsidRPr="004B16E7" w:rsidRDefault="004B16E7" w:rsidP="004B16E7">
      <w:pPr>
        <w:rPr>
          <w:rFonts w:ascii="Calibri" w:hAnsi="Calibri" w:cs="Calibri"/>
          <w:rtl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inline distT="0" distB="0" distL="0" distR="0" wp14:anchorId="48209E5D" wp14:editId="0DE6AA30">
            <wp:extent cx="6645910" cy="213360"/>
            <wp:effectExtent l="0" t="0" r="2540" b="0"/>
            <wp:docPr id="508241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4101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6220" w14:textId="5EA17862" w:rsidR="00712F45" w:rsidRDefault="00604705" w:rsidP="003C386E">
      <w:pPr>
        <w:rPr>
          <w:rFonts w:ascii="Calibri" w:hAnsi="Calibri" w:cs="Calibri"/>
          <w:rtl/>
        </w:rPr>
      </w:pPr>
      <w:r w:rsidRPr="007A187A">
        <w:rPr>
          <w:rFonts w:ascii="Calibri" w:hAnsi="Calibri" w:cs="Calibri" w:hint="cs"/>
          <w:rtl/>
        </w:rPr>
        <w:t>ניתן ל</w:t>
      </w:r>
      <w:r w:rsidR="00D31103" w:rsidRPr="007A187A">
        <w:rPr>
          <w:rFonts w:ascii="Calibri" w:hAnsi="Calibri" w:cs="Calibri" w:hint="cs"/>
          <w:rtl/>
        </w:rPr>
        <w:t>ראות כי המודל לא שיפר את התוצאה שלו ביח</w:t>
      </w:r>
      <w:r w:rsidR="007A187A" w:rsidRPr="007A187A">
        <w:rPr>
          <w:rFonts w:ascii="Calibri" w:hAnsi="Calibri" w:cs="Calibri" w:hint="cs"/>
          <w:rtl/>
        </w:rPr>
        <w:t>ס</w:t>
      </w:r>
      <w:r w:rsidR="00D31103" w:rsidRPr="007A187A">
        <w:rPr>
          <w:rFonts w:ascii="Calibri" w:hAnsi="Calibri" w:cs="Calibri" w:hint="cs"/>
          <w:rtl/>
        </w:rPr>
        <w:t xml:space="preserve"> למודל ה</w:t>
      </w:r>
      <w:r w:rsidR="00C90FFB" w:rsidRPr="007A187A">
        <w:rPr>
          <w:rFonts w:ascii="Calibri" w:hAnsi="Calibri" w:cs="Calibri" w:hint="cs"/>
          <w:rtl/>
        </w:rPr>
        <w:t>מקורי</w:t>
      </w:r>
    </w:p>
    <w:p w14:paraId="61A44D5C" w14:textId="77777777" w:rsidR="000C6E83" w:rsidRPr="003C386E" w:rsidRDefault="000C6E83" w:rsidP="003C386E">
      <w:pPr>
        <w:rPr>
          <w:rFonts w:ascii="Calibri" w:hAnsi="Calibri" w:cs="Calibri"/>
          <w:rtl/>
        </w:rPr>
      </w:pPr>
    </w:p>
    <w:p w14:paraId="60B55377" w14:textId="0FF07143" w:rsidR="0015227A" w:rsidRPr="000C6E83" w:rsidRDefault="0015227A" w:rsidP="000C6E83">
      <w:pPr>
        <w:rPr>
          <w:rFonts w:ascii="Calibri" w:hAnsi="Calibri" w:cs="Calibri"/>
          <w:rtl/>
        </w:rPr>
      </w:pPr>
      <w:r w:rsidRPr="007A187A">
        <w:rPr>
          <w:rFonts w:ascii="Calibri" w:hAnsi="Calibri" w:cs="Calibri" w:hint="cs"/>
          <w:rtl/>
        </w:rPr>
        <w:t>כפי שניתן לראות במ</w:t>
      </w:r>
      <w:r w:rsidR="003C386E">
        <w:rPr>
          <w:rFonts w:ascii="Calibri" w:hAnsi="Calibri" w:cs="Calibri" w:hint="cs"/>
          <w:rtl/>
        </w:rPr>
        <w:t>ב</w:t>
      </w:r>
      <w:r w:rsidRPr="007A187A">
        <w:rPr>
          <w:rFonts w:ascii="Calibri" w:hAnsi="Calibri" w:cs="Calibri" w:hint="cs"/>
          <w:rtl/>
        </w:rPr>
        <w:t xml:space="preserve">נה של </w:t>
      </w:r>
      <w:r w:rsidR="003C386E">
        <w:rPr>
          <w:rFonts w:ascii="Calibri" w:hAnsi="Calibri" w:cs="Calibri"/>
        </w:rPr>
        <w:t>Classifer</w:t>
      </w:r>
      <w:r w:rsidRPr="007A187A">
        <w:rPr>
          <w:rFonts w:ascii="Calibri" w:hAnsi="Calibri" w:cs="Calibri" w:hint="cs"/>
          <w:rtl/>
        </w:rPr>
        <w:t xml:space="preserve"> , יש פרמטר בשם </w:t>
      </w:r>
      <w:r w:rsidRPr="007A187A">
        <w:rPr>
          <w:rFonts w:ascii="Calibri" w:hAnsi="Calibri" w:cs="Calibri"/>
        </w:rPr>
        <w:t>BatchNormalization</w:t>
      </w:r>
      <w:r w:rsidRPr="007A187A">
        <w:rPr>
          <w:rFonts w:ascii="Calibri" w:hAnsi="Calibri" w:cs="Calibri" w:hint="cs"/>
          <w:rtl/>
        </w:rPr>
        <w:t xml:space="preserve"> שתפקי</w:t>
      </w:r>
      <w:r w:rsidR="007A187A">
        <w:rPr>
          <w:rFonts w:ascii="Calibri" w:hAnsi="Calibri" w:cs="Calibri" w:hint="cs"/>
          <w:rtl/>
        </w:rPr>
        <w:t>ד</w:t>
      </w:r>
      <w:r w:rsidRPr="007A187A">
        <w:rPr>
          <w:rFonts w:ascii="Calibri" w:hAnsi="Calibri" w:cs="Calibri" w:hint="cs"/>
          <w:rtl/>
        </w:rPr>
        <w:t>ו ליצור נרמול בין השכבות השונות של המודל, לכן רצינו לראות אם הורד</w:t>
      </w:r>
      <w:r w:rsidR="00B75FF6">
        <w:rPr>
          <w:rFonts w:ascii="Calibri" w:hAnsi="Calibri" w:cs="Calibri" w:hint="cs"/>
          <w:rtl/>
        </w:rPr>
        <w:t>ת הפרמטר</w:t>
      </w:r>
      <w:r w:rsidRPr="007A187A">
        <w:rPr>
          <w:rFonts w:ascii="Calibri" w:hAnsi="Calibri" w:cs="Calibri" w:hint="cs"/>
          <w:rtl/>
        </w:rPr>
        <w:t xml:space="preserve"> תשפר את תוצאות המוד</w:t>
      </w:r>
      <w:r w:rsidR="003C386E">
        <w:rPr>
          <w:rFonts w:ascii="Calibri" w:hAnsi="Calibri" w:cs="Calibri" w:hint="cs"/>
          <w:rtl/>
        </w:rPr>
        <w:t>ל</w:t>
      </w:r>
      <w:r w:rsidR="000C6E83">
        <w:rPr>
          <w:rFonts w:ascii="Calibri" w:hAnsi="Calibri" w:cs="Calibri" w:hint="cs"/>
          <w:rtl/>
        </w:rPr>
        <w:t>.</w:t>
      </w:r>
    </w:p>
    <w:p w14:paraId="274FEFFF" w14:textId="7885873C" w:rsidR="0015227A" w:rsidRPr="00A87D6A" w:rsidRDefault="0015227A" w:rsidP="0015227A">
      <w:pPr>
        <w:jc w:val="center"/>
        <w:rPr>
          <w:rFonts w:ascii="Calibri" w:hAnsi="Calibri" w:cs="Calibri"/>
          <w:b/>
          <w:bCs/>
          <w:u w:val="single"/>
          <w:rtl/>
        </w:rPr>
      </w:pPr>
      <w:r>
        <w:rPr>
          <w:rFonts w:ascii="Calibri" w:hAnsi="Calibri" w:cs="Calibri" w:hint="cs"/>
          <w:b/>
          <w:bCs/>
          <w:u w:val="single"/>
          <w:rtl/>
        </w:rPr>
        <w:t>גרף 1</w:t>
      </w:r>
      <w:r w:rsidR="00712F45">
        <w:rPr>
          <w:rFonts w:ascii="Calibri" w:hAnsi="Calibri" w:cs="Calibri" w:hint="cs"/>
          <w:b/>
          <w:bCs/>
          <w:u w:val="single"/>
          <w:rtl/>
        </w:rPr>
        <w:t>5</w:t>
      </w:r>
      <w:r>
        <w:rPr>
          <w:rFonts w:ascii="Calibri" w:hAnsi="Calibri" w:cs="Calibri" w:hint="cs"/>
          <w:b/>
          <w:bCs/>
          <w:u w:val="single"/>
          <w:rtl/>
        </w:rPr>
        <w:t xml:space="preserve"> </w:t>
      </w:r>
      <w:r>
        <w:rPr>
          <w:rFonts w:ascii="Calibri" w:hAnsi="Calibri" w:cs="Calibri"/>
          <w:b/>
          <w:bCs/>
          <w:u w:val="single"/>
          <w:rtl/>
        </w:rPr>
        <w:t>–</w:t>
      </w:r>
      <w:r>
        <w:rPr>
          <w:rFonts w:ascii="Calibri" w:hAnsi="Calibri" w:cs="Calibri" w:hint="cs"/>
          <w:b/>
          <w:bCs/>
          <w:u w:val="single"/>
          <w:rtl/>
        </w:rPr>
        <w:t xml:space="preserve"> הורדה של </w:t>
      </w:r>
      <w:r w:rsidRPr="00584E44">
        <w:rPr>
          <w:rFonts w:ascii="Calibri" w:hAnsi="Calibri" w:cs="Calibri"/>
          <w:b/>
          <w:bCs/>
          <w:u w:val="single"/>
        </w:rPr>
        <w:t>BatchNormalization</w:t>
      </w:r>
    </w:p>
    <w:p w14:paraId="40B6D577" w14:textId="5BD21132" w:rsidR="0015227A" w:rsidRDefault="000C6E83" w:rsidP="0015227A">
      <w:pPr>
        <w:rPr>
          <w:rFonts w:ascii="Calibri" w:hAnsi="Calibri" w:cs="Calibri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8271" behindDoc="0" locked="0" layoutInCell="1" allowOverlap="1" wp14:anchorId="4CBE2FF6" wp14:editId="1D246B81">
            <wp:simplePos x="0" y="0"/>
            <wp:positionH relativeFrom="column">
              <wp:posOffset>1077099</wp:posOffset>
            </wp:positionH>
            <wp:positionV relativeFrom="paragraph">
              <wp:posOffset>53893</wp:posOffset>
            </wp:positionV>
            <wp:extent cx="4841875" cy="2286000"/>
            <wp:effectExtent l="0" t="0" r="0" b="0"/>
            <wp:wrapSquare wrapText="bothSides"/>
            <wp:docPr id="760868194" name="תמונה 1">
              <a:extLst xmlns:a="http://schemas.openxmlformats.org/drawingml/2006/main">
                <a:ext uri="{FF2B5EF4-FFF2-40B4-BE49-F238E27FC236}">
                  <a16:creationId xmlns:a16="http://schemas.microsoft.com/office/drawing/2014/main" id="{7827FC50-73E7-4D65-7B45-3F43C33F3A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1">
                      <a:extLst>
                        <a:ext uri="{FF2B5EF4-FFF2-40B4-BE49-F238E27FC236}">
                          <a16:creationId xmlns:a16="http://schemas.microsoft.com/office/drawing/2014/main" id="{7827FC50-73E7-4D65-7B45-3F43C33F3A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8092D" w14:textId="77777777" w:rsidR="0015227A" w:rsidRDefault="0015227A" w:rsidP="0015227A">
      <w:pPr>
        <w:rPr>
          <w:rFonts w:ascii="Calibri" w:hAnsi="Calibri" w:cs="Calibri"/>
          <w:b/>
          <w:bCs/>
          <w:u w:val="single"/>
          <w:rtl/>
        </w:rPr>
      </w:pPr>
    </w:p>
    <w:p w14:paraId="48466711" w14:textId="77777777" w:rsidR="0015227A" w:rsidRDefault="0015227A" w:rsidP="0015227A">
      <w:pPr>
        <w:rPr>
          <w:rFonts w:ascii="Calibri" w:hAnsi="Calibri" w:cs="Calibri"/>
          <w:b/>
          <w:bCs/>
          <w:u w:val="single"/>
          <w:rtl/>
        </w:rPr>
      </w:pPr>
    </w:p>
    <w:p w14:paraId="5A568459" w14:textId="77777777" w:rsidR="000C6E83" w:rsidRDefault="000C6E83" w:rsidP="0015227A">
      <w:pPr>
        <w:rPr>
          <w:rFonts w:ascii="Calibri" w:hAnsi="Calibri" w:cs="Calibri"/>
          <w:b/>
          <w:bCs/>
          <w:u w:val="single"/>
          <w:rtl/>
        </w:rPr>
      </w:pPr>
    </w:p>
    <w:p w14:paraId="6C4E1B9C" w14:textId="77777777" w:rsidR="000C6E83" w:rsidRDefault="000C6E83" w:rsidP="0015227A">
      <w:pPr>
        <w:rPr>
          <w:rFonts w:ascii="Calibri" w:hAnsi="Calibri" w:cs="Calibri"/>
          <w:b/>
          <w:bCs/>
          <w:u w:val="single"/>
          <w:rtl/>
        </w:rPr>
      </w:pPr>
    </w:p>
    <w:p w14:paraId="347A6679" w14:textId="77777777" w:rsidR="000C6E83" w:rsidRDefault="000C6E83" w:rsidP="0015227A">
      <w:pPr>
        <w:rPr>
          <w:rFonts w:ascii="Calibri" w:hAnsi="Calibri" w:cs="Calibri"/>
          <w:b/>
          <w:bCs/>
          <w:u w:val="single"/>
          <w:rtl/>
        </w:rPr>
      </w:pPr>
    </w:p>
    <w:p w14:paraId="2859ACB6" w14:textId="77777777" w:rsidR="000C6E83" w:rsidRDefault="000C6E83" w:rsidP="0015227A">
      <w:pPr>
        <w:rPr>
          <w:rFonts w:ascii="Calibri" w:hAnsi="Calibri" w:cs="Calibri"/>
          <w:b/>
          <w:bCs/>
          <w:u w:val="single"/>
          <w:rtl/>
        </w:rPr>
      </w:pPr>
    </w:p>
    <w:p w14:paraId="22E86182" w14:textId="77777777" w:rsidR="000C6E83" w:rsidRDefault="000C6E83" w:rsidP="0015227A">
      <w:pPr>
        <w:rPr>
          <w:rFonts w:ascii="Calibri" w:hAnsi="Calibri" w:cs="Calibri"/>
          <w:b/>
          <w:bCs/>
          <w:u w:val="single"/>
          <w:rtl/>
        </w:rPr>
      </w:pPr>
    </w:p>
    <w:p w14:paraId="07A644AD" w14:textId="77777777" w:rsidR="000C6E83" w:rsidRDefault="000C6E83" w:rsidP="0015227A">
      <w:pPr>
        <w:rPr>
          <w:rFonts w:ascii="Calibri" w:hAnsi="Calibri" w:cs="Calibri"/>
          <w:b/>
          <w:bCs/>
          <w:u w:val="single"/>
          <w:rtl/>
        </w:rPr>
      </w:pPr>
    </w:p>
    <w:p w14:paraId="4FECC94C" w14:textId="77777777" w:rsidR="0015227A" w:rsidRDefault="0015227A" w:rsidP="0015227A">
      <w:pPr>
        <w:jc w:val="center"/>
        <w:rPr>
          <w:rFonts w:ascii="Calibri" w:hAnsi="Calibri" w:cs="Calibri"/>
          <w:b/>
          <w:bCs/>
          <w:u w:val="single"/>
          <w:rtl/>
        </w:rPr>
      </w:pPr>
      <w:r>
        <w:rPr>
          <w:rFonts w:ascii="Calibri" w:hAnsi="Calibri" w:cs="Calibri" w:hint="cs"/>
          <w:rtl/>
        </w:rPr>
        <w:t>התוצאה הכי גבוהה:</w:t>
      </w:r>
    </w:p>
    <w:p w14:paraId="4B3DBFFB" w14:textId="304E5D03" w:rsidR="005E10C5" w:rsidRDefault="000C6E83" w:rsidP="0015227A">
      <w:pPr>
        <w:jc w:val="center"/>
        <w:rPr>
          <w:rFonts w:ascii="Calibri" w:hAnsi="Calibri" w:cs="Calibri"/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49531627" wp14:editId="6845D27B">
            <wp:extent cx="6645910" cy="191770"/>
            <wp:effectExtent l="0" t="0" r="2540" b="0"/>
            <wp:docPr id="317588340" name="תמונה 2">
              <a:extLst xmlns:a="http://schemas.openxmlformats.org/drawingml/2006/main">
                <a:ext uri="{FF2B5EF4-FFF2-40B4-BE49-F238E27FC236}">
                  <a16:creationId xmlns:a16="http://schemas.microsoft.com/office/drawing/2014/main" id="{5A963E38-5E8C-B53E-1F78-648842387D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2">
                      <a:extLst>
                        <a:ext uri="{FF2B5EF4-FFF2-40B4-BE49-F238E27FC236}">
                          <a16:creationId xmlns:a16="http://schemas.microsoft.com/office/drawing/2014/main" id="{5A963E38-5E8C-B53E-1F78-648842387D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EC67" w14:textId="4ACF2F3B" w:rsidR="000C6E83" w:rsidRPr="002A5B77" w:rsidRDefault="000C6E83" w:rsidP="002A5B77">
      <w:pPr>
        <w:rPr>
          <w:rFonts w:ascii="Calibri" w:hAnsi="Calibri" w:cs="Calibri"/>
          <w:rtl/>
        </w:rPr>
      </w:pPr>
      <w:r w:rsidRPr="002A5B77">
        <w:rPr>
          <w:rFonts w:ascii="Calibri" w:hAnsi="Calibri" w:cs="Calibri" w:hint="cs"/>
          <w:rtl/>
        </w:rPr>
        <w:t xml:space="preserve">ניתן לראות שישנה ירידה לאחר </w:t>
      </w:r>
      <w:r w:rsidR="00DB51C5" w:rsidRPr="002A5B77">
        <w:rPr>
          <w:rFonts w:ascii="Calibri" w:hAnsi="Calibri" w:cs="Calibri" w:hint="cs"/>
          <w:rtl/>
        </w:rPr>
        <w:t xml:space="preserve">נטרול הפרמטר </w:t>
      </w:r>
      <w:r w:rsidR="00667C35" w:rsidRPr="002A5B77">
        <w:rPr>
          <w:rFonts w:ascii="Calibri" w:hAnsi="Calibri" w:cs="Calibri" w:hint="cs"/>
          <w:rtl/>
        </w:rPr>
        <w:t>גורמת לרשת ולמודל להיות פחות יציבים</w:t>
      </w:r>
      <w:r w:rsidR="002A5B77" w:rsidRPr="002A5B77">
        <w:rPr>
          <w:rFonts w:ascii="Calibri" w:hAnsi="Calibri" w:cs="Calibri" w:hint="cs"/>
          <w:rtl/>
        </w:rPr>
        <w:t xml:space="preserve"> ולאחוז דיוק נמוך יותר</w:t>
      </w:r>
    </w:p>
    <w:p w14:paraId="2237E4A0" w14:textId="77777777" w:rsidR="005E10C5" w:rsidRDefault="005E10C5" w:rsidP="0015227A">
      <w:pPr>
        <w:jc w:val="center"/>
        <w:rPr>
          <w:rFonts w:ascii="Calibri" w:hAnsi="Calibri" w:cs="Calibri"/>
          <w:b/>
          <w:bCs/>
          <w:u w:val="single"/>
          <w:rtl/>
        </w:rPr>
      </w:pPr>
    </w:p>
    <w:p w14:paraId="27A553BF" w14:textId="77777777" w:rsidR="005E10C5" w:rsidRDefault="005E10C5" w:rsidP="0015227A">
      <w:pPr>
        <w:jc w:val="center"/>
        <w:rPr>
          <w:rFonts w:ascii="Calibri" w:hAnsi="Calibri" w:cs="Calibri"/>
          <w:b/>
          <w:bCs/>
          <w:u w:val="single"/>
          <w:rtl/>
        </w:rPr>
      </w:pPr>
    </w:p>
    <w:p w14:paraId="3B181AED" w14:textId="77777777" w:rsidR="005E10C5" w:rsidRDefault="005E10C5" w:rsidP="0015227A">
      <w:pPr>
        <w:jc w:val="center"/>
        <w:rPr>
          <w:rFonts w:ascii="Calibri" w:hAnsi="Calibri" w:cs="Calibri"/>
          <w:b/>
          <w:bCs/>
          <w:u w:val="single"/>
          <w:rtl/>
        </w:rPr>
      </w:pPr>
    </w:p>
    <w:p w14:paraId="6B1EB6B8" w14:textId="77777777" w:rsidR="00B61C23" w:rsidRDefault="00B61C23" w:rsidP="005E10C5">
      <w:pPr>
        <w:rPr>
          <w:rFonts w:ascii="Calibri" w:hAnsi="Calibri" w:cs="Calibri"/>
          <w:rtl/>
        </w:rPr>
      </w:pPr>
    </w:p>
    <w:p w14:paraId="11E04ED8" w14:textId="080962C4" w:rsidR="005E10C5" w:rsidRPr="00E61EC9" w:rsidRDefault="005E10C5" w:rsidP="005E10C5">
      <w:pPr>
        <w:rPr>
          <w:rFonts w:ascii="Calibri" w:hAnsi="Calibri" w:cs="Calibri"/>
          <w:rtl/>
        </w:rPr>
      </w:pPr>
      <w:r w:rsidRPr="00E61EC9">
        <w:rPr>
          <w:rFonts w:ascii="Calibri" w:hAnsi="Calibri" w:cs="Calibri" w:hint="cs"/>
          <w:rtl/>
        </w:rPr>
        <w:t xml:space="preserve">רצינו לראות האם שינוי בפונקציית האקטיבציה ל </w:t>
      </w:r>
      <w:r w:rsidRPr="00E61EC9">
        <w:rPr>
          <w:rFonts w:ascii="Calibri" w:hAnsi="Calibri" w:cs="Calibri"/>
        </w:rPr>
        <w:t xml:space="preserve">TanH </w:t>
      </w:r>
      <w:r w:rsidRPr="00E61EC9">
        <w:rPr>
          <w:rFonts w:ascii="Calibri" w:hAnsi="Calibri" w:cs="Calibri" w:hint="cs"/>
          <w:rtl/>
        </w:rPr>
        <w:t xml:space="preserve"> ישפר את הדיוק של המודל, מכיוון שהמודל שלנו הוא קלסיפיקציה של 4 מחלקות אולי יהיה לו יותר גל להבדיל בין המחלקות בעזרת </w:t>
      </w:r>
      <w:r w:rsidRPr="00E61EC9">
        <w:rPr>
          <w:rFonts w:ascii="Calibri" w:hAnsi="Calibri" w:cs="Calibri"/>
        </w:rPr>
        <w:t xml:space="preserve">TanH </w:t>
      </w:r>
      <w:r w:rsidRPr="00E61EC9">
        <w:rPr>
          <w:rFonts w:ascii="Calibri" w:hAnsi="Calibri" w:cs="Calibri" w:hint="cs"/>
          <w:rtl/>
        </w:rPr>
        <w:t xml:space="preserve"> </w:t>
      </w:r>
    </w:p>
    <w:p w14:paraId="653D7FEB" w14:textId="7F589BDB" w:rsidR="005E10C5" w:rsidRPr="004B16E7" w:rsidRDefault="005E10C5" w:rsidP="003D3122">
      <w:pPr>
        <w:ind w:firstLine="720"/>
        <w:jc w:val="center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 xml:space="preserve">גרף </w:t>
      </w:r>
      <w:r>
        <w:rPr>
          <w:rFonts w:ascii="Calibri" w:hAnsi="Calibri" w:cs="Calibri" w:hint="cs"/>
          <w:b/>
          <w:bCs/>
          <w:u w:val="single"/>
          <w:rtl/>
        </w:rPr>
        <w:t>16</w:t>
      </w:r>
      <w:r w:rsidRPr="004B16E7">
        <w:rPr>
          <w:rFonts w:ascii="Calibri" w:hAnsi="Calibri" w:cs="Calibri"/>
          <w:b/>
          <w:bCs/>
          <w:u w:val="single"/>
          <w:rtl/>
        </w:rPr>
        <w:t>–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שינוי פונקציית האקטיבציה ל</w:t>
      </w:r>
      <w:r w:rsidRPr="004B16E7">
        <w:rPr>
          <w:rFonts w:ascii="Calibri" w:hAnsi="Calibri" w:cs="Calibri"/>
          <w:b/>
          <w:bCs/>
          <w:u w:val="single"/>
        </w:rPr>
        <w:t>TanH</w:t>
      </w:r>
    </w:p>
    <w:p w14:paraId="03615735" w14:textId="77777777" w:rsidR="005E10C5" w:rsidRDefault="005E10C5" w:rsidP="005E10C5">
      <w:pPr>
        <w:ind w:left="3240" w:firstLine="360"/>
        <w:rPr>
          <w:rFonts w:ascii="Calibri" w:hAnsi="Calibri" w:cs="Calibri"/>
          <w:b/>
          <w:bCs/>
          <w:rtl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67" behindDoc="0" locked="0" layoutInCell="1" allowOverlap="1" wp14:anchorId="6AA07A0E" wp14:editId="29775363">
            <wp:simplePos x="0" y="0"/>
            <wp:positionH relativeFrom="column">
              <wp:posOffset>675615</wp:posOffset>
            </wp:positionH>
            <wp:positionV relativeFrom="paragraph">
              <wp:posOffset>35306</wp:posOffset>
            </wp:positionV>
            <wp:extent cx="4895215" cy="2286000"/>
            <wp:effectExtent l="0" t="0" r="635" b="0"/>
            <wp:wrapSquare wrapText="bothSides"/>
            <wp:docPr id="430122964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22964" name="Picture 1" descr="A graph of different colored lines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B30E5" w14:textId="77777777" w:rsidR="005E10C5" w:rsidRDefault="005E10C5" w:rsidP="005E10C5">
      <w:pPr>
        <w:ind w:left="3240" w:firstLine="360"/>
        <w:rPr>
          <w:rFonts w:ascii="Calibri" w:hAnsi="Calibri" w:cs="Calibri"/>
          <w:b/>
          <w:bCs/>
          <w:rtl/>
        </w:rPr>
      </w:pPr>
    </w:p>
    <w:p w14:paraId="6D6F9436" w14:textId="77777777" w:rsidR="005E10C5" w:rsidRPr="00F203EF" w:rsidRDefault="005E10C5" w:rsidP="005E10C5">
      <w:pPr>
        <w:ind w:left="3240" w:firstLine="360"/>
        <w:rPr>
          <w:rFonts w:ascii="Calibri" w:hAnsi="Calibri" w:cs="Calibri"/>
          <w:b/>
          <w:bCs/>
        </w:rPr>
      </w:pPr>
    </w:p>
    <w:p w14:paraId="6C95BF58" w14:textId="77777777" w:rsidR="005E10C5" w:rsidRDefault="005E10C5" w:rsidP="005E10C5">
      <w:pPr>
        <w:pStyle w:val="ListParagraph"/>
        <w:rPr>
          <w:rFonts w:ascii="Calibri" w:hAnsi="Calibri" w:cs="Calibri"/>
          <w:u w:val="single"/>
          <w:rtl/>
        </w:rPr>
      </w:pPr>
    </w:p>
    <w:p w14:paraId="47DA8A2E" w14:textId="77777777" w:rsidR="005E10C5" w:rsidRDefault="005E10C5" w:rsidP="005E10C5">
      <w:pPr>
        <w:pStyle w:val="ListParagraph"/>
        <w:rPr>
          <w:rFonts w:ascii="Calibri" w:hAnsi="Calibri" w:cs="Calibri"/>
          <w:u w:val="single"/>
          <w:rtl/>
        </w:rPr>
      </w:pPr>
    </w:p>
    <w:p w14:paraId="25F3E041" w14:textId="77777777" w:rsidR="005E10C5" w:rsidRDefault="005E10C5" w:rsidP="005E10C5">
      <w:pPr>
        <w:pStyle w:val="ListParagraph"/>
        <w:rPr>
          <w:rFonts w:ascii="Calibri" w:hAnsi="Calibri" w:cs="Calibri"/>
          <w:u w:val="single"/>
          <w:rtl/>
        </w:rPr>
      </w:pPr>
    </w:p>
    <w:p w14:paraId="17EED36A" w14:textId="77777777" w:rsidR="005E10C5" w:rsidRDefault="005E10C5" w:rsidP="005E10C5">
      <w:pPr>
        <w:pStyle w:val="ListParagraph"/>
        <w:rPr>
          <w:rFonts w:ascii="Calibri" w:hAnsi="Calibri" w:cs="Calibri"/>
          <w:u w:val="single"/>
          <w:rtl/>
        </w:rPr>
      </w:pPr>
    </w:p>
    <w:p w14:paraId="40314D05" w14:textId="77777777" w:rsidR="005E10C5" w:rsidRDefault="005E10C5" w:rsidP="005E10C5">
      <w:pPr>
        <w:pStyle w:val="ListParagraph"/>
        <w:rPr>
          <w:rFonts w:ascii="Calibri" w:hAnsi="Calibri" w:cs="Calibri"/>
          <w:u w:val="single"/>
          <w:rtl/>
        </w:rPr>
      </w:pPr>
    </w:p>
    <w:p w14:paraId="3E64858B" w14:textId="77777777" w:rsidR="005E10C5" w:rsidRDefault="005E10C5" w:rsidP="005E10C5">
      <w:pPr>
        <w:pStyle w:val="ListParagraph"/>
        <w:rPr>
          <w:rFonts w:ascii="Calibri" w:hAnsi="Calibri" w:cs="Calibri"/>
          <w:u w:val="single"/>
          <w:rtl/>
        </w:rPr>
      </w:pPr>
    </w:p>
    <w:p w14:paraId="3163FF56" w14:textId="77777777" w:rsidR="005E10C5" w:rsidRDefault="005E10C5" w:rsidP="005E10C5">
      <w:pPr>
        <w:pStyle w:val="ListParagraph"/>
        <w:rPr>
          <w:rFonts w:ascii="Calibri" w:hAnsi="Calibri" w:cs="Calibri"/>
          <w:u w:val="single"/>
          <w:rtl/>
        </w:rPr>
      </w:pPr>
    </w:p>
    <w:p w14:paraId="644757EA" w14:textId="77777777" w:rsidR="005E10C5" w:rsidRDefault="005E10C5" w:rsidP="005E10C5">
      <w:pPr>
        <w:pStyle w:val="ListParagraph"/>
        <w:rPr>
          <w:rFonts w:ascii="Calibri" w:hAnsi="Calibri" w:cs="Calibri"/>
          <w:u w:val="single"/>
          <w:rtl/>
        </w:rPr>
      </w:pPr>
    </w:p>
    <w:p w14:paraId="20048566" w14:textId="77777777" w:rsidR="005E10C5" w:rsidRDefault="005E10C5" w:rsidP="005E10C5">
      <w:pPr>
        <w:pStyle w:val="ListParagraph"/>
        <w:rPr>
          <w:rFonts w:ascii="Calibri" w:hAnsi="Calibri" w:cs="Calibri"/>
          <w:u w:val="single"/>
          <w:rtl/>
        </w:rPr>
      </w:pPr>
    </w:p>
    <w:p w14:paraId="687E6847" w14:textId="77777777" w:rsidR="005E10C5" w:rsidRDefault="005E10C5" w:rsidP="005E10C5">
      <w:pPr>
        <w:pStyle w:val="ListParagraph"/>
        <w:rPr>
          <w:rFonts w:ascii="Calibri" w:hAnsi="Calibri" w:cs="Calibri"/>
          <w:rtl/>
        </w:rPr>
      </w:pPr>
      <w:r w:rsidRPr="00F203EF">
        <w:rPr>
          <w:b/>
          <w:bCs/>
          <w:noProof/>
          <w:rtl/>
        </w:rPr>
        <w:drawing>
          <wp:anchor distT="0" distB="0" distL="114300" distR="114300" simplePos="0" relativeHeight="251658268" behindDoc="0" locked="0" layoutInCell="1" allowOverlap="1" wp14:anchorId="61C6D0CF" wp14:editId="234578DB">
            <wp:simplePos x="0" y="0"/>
            <wp:positionH relativeFrom="margin">
              <wp:align>left</wp:align>
            </wp:positionH>
            <wp:positionV relativeFrom="paragraph">
              <wp:posOffset>264617</wp:posOffset>
            </wp:positionV>
            <wp:extent cx="6645910" cy="213995"/>
            <wp:effectExtent l="0" t="0" r="2540" b="0"/>
            <wp:wrapSquare wrapText="bothSides"/>
            <wp:docPr id="133721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13146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/>
          <w:rtl/>
        </w:rPr>
        <w:tab/>
      </w:r>
      <w:r>
        <w:rPr>
          <w:rFonts w:ascii="Calibri" w:hAnsi="Calibri" w:cs="Calibri" w:hint="cs"/>
          <w:rtl/>
        </w:rPr>
        <w:t>התוצאה הכי גבוהה :</w:t>
      </w:r>
    </w:p>
    <w:p w14:paraId="54735DE8" w14:textId="77777777" w:rsidR="005E10C5" w:rsidRPr="00F203EF" w:rsidRDefault="005E10C5" w:rsidP="005E10C5">
      <w:pPr>
        <w:pStyle w:val="ListParagraph"/>
        <w:rPr>
          <w:rFonts w:ascii="Calibri" w:hAnsi="Calibri" w:cs="Calibri"/>
          <w:rtl/>
        </w:rPr>
      </w:pPr>
    </w:p>
    <w:p w14:paraId="68E67F9F" w14:textId="77777777" w:rsidR="005E10C5" w:rsidRPr="00875454" w:rsidRDefault="005E10C5" w:rsidP="005E10C5">
      <w:pPr>
        <w:rPr>
          <w:rFonts w:ascii="Calibri" w:hAnsi="Calibri" w:cs="Calibri"/>
          <w:u w:val="single"/>
          <w:rtl/>
        </w:rPr>
      </w:pPr>
      <w:r>
        <w:rPr>
          <w:rFonts w:ascii="Calibri" w:hAnsi="Calibri" w:cs="Calibri" w:hint="cs"/>
          <w:rtl/>
        </w:rPr>
        <w:t>ניתן לראות ש</w:t>
      </w:r>
      <w:r w:rsidRPr="00875454">
        <w:rPr>
          <w:rFonts w:ascii="Calibri" w:hAnsi="Calibri" w:cs="Calibri" w:hint="cs"/>
          <w:rtl/>
        </w:rPr>
        <w:t xml:space="preserve">ישנה </w:t>
      </w:r>
      <w:r w:rsidRPr="00875454">
        <w:rPr>
          <w:rFonts w:ascii="Calibri" w:hAnsi="Calibri" w:cs="Calibri" w:hint="cs"/>
          <w:highlight w:val="green"/>
          <w:rtl/>
        </w:rPr>
        <w:t>עלייה</w:t>
      </w:r>
      <w:r w:rsidRPr="00875454">
        <w:rPr>
          <w:rFonts w:ascii="Calibri" w:hAnsi="Calibri" w:cs="Calibri" w:hint="cs"/>
          <w:rtl/>
        </w:rPr>
        <w:t xml:space="preserve"> ב</w:t>
      </w:r>
      <w:r w:rsidRPr="00875454">
        <w:rPr>
          <w:rFonts w:ascii="Calibri" w:hAnsi="Calibri" w:cs="Calibri"/>
        </w:rPr>
        <w:t>Accuracy</w:t>
      </w:r>
      <w:r w:rsidRPr="00875454">
        <w:rPr>
          <w:rFonts w:ascii="Calibri" w:hAnsi="Calibri" w:cs="Calibri" w:hint="cs"/>
          <w:rtl/>
        </w:rPr>
        <w:t xml:space="preserve"> ולכן שינוי לפונקציית טנגנס היפרבולי תורמת לשיפור המודל</w:t>
      </w:r>
      <w:r>
        <w:rPr>
          <w:rFonts w:ascii="Calibri" w:hAnsi="Calibri" w:cs="Calibri" w:hint="cs"/>
          <w:rtl/>
        </w:rPr>
        <w:t xml:space="preserve"> וכי </w:t>
      </w:r>
      <w:r w:rsidRPr="004B2125">
        <w:rPr>
          <w:rFonts w:ascii="Calibri" w:hAnsi="Calibri" w:cs="Calibri" w:hint="cs"/>
          <w:b/>
          <w:bCs/>
          <w:rtl/>
        </w:rPr>
        <w:t>כרגע הוא עם התוצאה הכי טובה</w:t>
      </w:r>
      <w:r>
        <w:rPr>
          <w:rFonts w:ascii="Calibri" w:hAnsi="Calibri" w:cs="Calibri" w:hint="cs"/>
          <w:rtl/>
        </w:rPr>
        <w:t xml:space="preserve"> </w:t>
      </w:r>
    </w:p>
    <w:p w14:paraId="6DBAD7A4" w14:textId="77777777" w:rsidR="005E10C5" w:rsidRPr="00FE691A" w:rsidRDefault="005E10C5" w:rsidP="005E10C5">
      <w:pPr>
        <w:rPr>
          <w:rFonts w:ascii="Calibri" w:hAnsi="Calibri" w:cs="Calibri"/>
          <w:u w:val="single"/>
        </w:rPr>
      </w:pPr>
    </w:p>
    <w:p w14:paraId="33EFA976" w14:textId="4670666E" w:rsidR="005E10C5" w:rsidRPr="004B16E7" w:rsidRDefault="005E10C5" w:rsidP="005E10C5">
      <w:pPr>
        <w:pStyle w:val="ListParagraph"/>
        <w:ind w:left="2160" w:firstLine="720"/>
        <w:rPr>
          <w:rFonts w:ascii="Calibri" w:hAnsi="Calibri" w:cs="Calibri"/>
          <w:b/>
          <w:bCs/>
          <w:u w:val="single"/>
        </w:rPr>
      </w:pPr>
      <w:r w:rsidRPr="004B16E7">
        <w:rPr>
          <w:rFonts w:ascii="Calibri" w:hAnsi="Calibri" w:cs="Calibri" w:hint="cs"/>
          <w:b/>
          <w:bCs/>
          <w:u w:val="single"/>
          <w:rtl/>
        </w:rPr>
        <w:t>גרף 1</w:t>
      </w:r>
      <w:r>
        <w:rPr>
          <w:rFonts w:ascii="Calibri" w:hAnsi="Calibri" w:cs="Calibri" w:hint="cs"/>
          <w:b/>
          <w:bCs/>
          <w:u w:val="single"/>
          <w:rtl/>
        </w:rPr>
        <w:t>7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Pr="004B16E7">
        <w:rPr>
          <w:rFonts w:ascii="Calibri" w:hAnsi="Calibri" w:cs="Calibri"/>
          <w:b/>
          <w:bCs/>
          <w:u w:val="single"/>
          <w:rtl/>
        </w:rPr>
        <w:t>–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שינוי פונקציית האקטיבציה ל</w:t>
      </w:r>
      <w:r w:rsidRPr="004B16E7">
        <w:rPr>
          <w:rFonts w:ascii="Calibri" w:hAnsi="Calibri" w:cs="Calibri"/>
          <w:b/>
          <w:bCs/>
          <w:u w:val="single"/>
        </w:rPr>
        <w:t>TanH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והורדת ה</w:t>
      </w:r>
      <w:r w:rsidRPr="004B16E7">
        <w:rPr>
          <w:rFonts w:ascii="Calibri" w:hAnsi="Calibri" w:cs="Calibri"/>
          <w:b/>
          <w:bCs/>
          <w:u w:val="single"/>
        </w:rPr>
        <w:t>Dropout</w:t>
      </w:r>
      <w:r w:rsidRPr="004B16E7">
        <w:rPr>
          <w:rFonts w:ascii="Calibri" w:hAnsi="Calibri" w:cs="Calibri" w:hint="cs"/>
          <w:b/>
          <w:bCs/>
          <w:u w:val="single"/>
          <w:rtl/>
        </w:rPr>
        <w:t xml:space="preserve"> ל0.1</w:t>
      </w:r>
    </w:p>
    <w:p w14:paraId="0C44E984" w14:textId="77777777" w:rsidR="005E10C5" w:rsidRDefault="005E10C5" w:rsidP="005E10C5">
      <w:pPr>
        <w:rPr>
          <w:rFonts w:ascii="Calibri" w:hAnsi="Calibri" w:cs="Calibri"/>
          <w:u w:val="single"/>
          <w:rtl/>
        </w:rPr>
      </w:pPr>
      <w:r w:rsidRPr="00585431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69" behindDoc="0" locked="0" layoutInCell="1" allowOverlap="1" wp14:anchorId="3B3A335D" wp14:editId="42D14D67">
            <wp:simplePos x="0" y="0"/>
            <wp:positionH relativeFrom="column">
              <wp:posOffset>1012545</wp:posOffset>
            </wp:positionH>
            <wp:positionV relativeFrom="paragraph">
              <wp:posOffset>7137</wp:posOffset>
            </wp:positionV>
            <wp:extent cx="4736740" cy="2286000"/>
            <wp:effectExtent l="0" t="0" r="6985" b="0"/>
            <wp:wrapSquare wrapText="bothSides"/>
            <wp:docPr id="1030325489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5489" name="Picture 1" descr="A graph of a function&#10;&#10;Description automatically generated with medium confidenc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7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F11AB" w14:textId="77777777" w:rsidR="005E10C5" w:rsidRDefault="005E10C5" w:rsidP="005E10C5">
      <w:pPr>
        <w:rPr>
          <w:rFonts w:ascii="Calibri" w:hAnsi="Calibri" w:cs="Calibri"/>
          <w:u w:val="single"/>
          <w:rtl/>
        </w:rPr>
      </w:pPr>
    </w:p>
    <w:p w14:paraId="1F15A71D" w14:textId="77777777" w:rsidR="005E10C5" w:rsidRDefault="005E10C5" w:rsidP="005E10C5">
      <w:pPr>
        <w:rPr>
          <w:rFonts w:ascii="Calibri" w:hAnsi="Calibri" w:cs="Calibri"/>
          <w:u w:val="single"/>
          <w:rtl/>
        </w:rPr>
      </w:pPr>
    </w:p>
    <w:p w14:paraId="1CB8BCC8" w14:textId="77777777" w:rsidR="005E10C5" w:rsidRDefault="005E10C5" w:rsidP="005E10C5">
      <w:pPr>
        <w:rPr>
          <w:rFonts w:ascii="Calibri" w:hAnsi="Calibri" w:cs="Calibri"/>
          <w:u w:val="single"/>
          <w:rtl/>
        </w:rPr>
      </w:pPr>
    </w:p>
    <w:p w14:paraId="762F15CD" w14:textId="77777777" w:rsidR="005E10C5" w:rsidRDefault="005E10C5" w:rsidP="005E10C5">
      <w:pPr>
        <w:rPr>
          <w:rFonts w:ascii="Calibri" w:hAnsi="Calibri" w:cs="Calibri"/>
          <w:u w:val="single"/>
          <w:rtl/>
        </w:rPr>
      </w:pPr>
    </w:p>
    <w:p w14:paraId="07644ED0" w14:textId="77777777" w:rsidR="005E10C5" w:rsidRPr="007A2631" w:rsidRDefault="005E10C5" w:rsidP="005E10C5">
      <w:pPr>
        <w:ind w:left="1080"/>
        <w:rPr>
          <w:rFonts w:ascii="Calibri" w:hAnsi="Calibri" w:cs="Calibri"/>
          <w:u w:val="single"/>
          <w:rtl/>
        </w:rPr>
      </w:pPr>
    </w:p>
    <w:p w14:paraId="2E30466C" w14:textId="77777777" w:rsidR="005E10C5" w:rsidRPr="00D82264" w:rsidRDefault="005E10C5" w:rsidP="005E10C5">
      <w:pPr>
        <w:ind w:left="1080"/>
        <w:rPr>
          <w:rFonts w:ascii="Calibri" w:hAnsi="Calibri" w:cs="Calibri"/>
          <w:u w:val="single"/>
        </w:rPr>
      </w:pPr>
    </w:p>
    <w:p w14:paraId="0D0A744E" w14:textId="77777777" w:rsidR="005E10C5" w:rsidRDefault="005E10C5" w:rsidP="005E10C5">
      <w:pPr>
        <w:bidi w:val="0"/>
        <w:rPr>
          <w:rFonts w:ascii="Calibri" w:hAnsi="Calibri" w:cs="Calibri"/>
          <w:u w:val="single"/>
        </w:rPr>
      </w:pPr>
    </w:p>
    <w:p w14:paraId="651C8A5B" w14:textId="77777777" w:rsidR="005E10C5" w:rsidRDefault="005E10C5" w:rsidP="005E10C5">
      <w:pPr>
        <w:bidi w:val="0"/>
        <w:jc w:val="right"/>
        <w:rPr>
          <w:rFonts w:ascii="Calibri" w:hAnsi="Calibri" w:cs="Calibri"/>
          <w:u w:val="single"/>
        </w:rPr>
      </w:pPr>
    </w:p>
    <w:p w14:paraId="12F4C3D7" w14:textId="77777777" w:rsidR="005E10C5" w:rsidRDefault="005E10C5" w:rsidP="005E10C5">
      <w:pPr>
        <w:bidi w:val="0"/>
        <w:jc w:val="center"/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>התוצאה הכי גבוהה :</w:t>
      </w:r>
      <w:r w:rsidRPr="00585431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70" behindDoc="0" locked="0" layoutInCell="1" allowOverlap="1" wp14:anchorId="7293415B" wp14:editId="163F3134">
            <wp:simplePos x="0" y="0"/>
            <wp:positionH relativeFrom="margin">
              <wp:align>left</wp:align>
            </wp:positionH>
            <wp:positionV relativeFrom="paragraph">
              <wp:posOffset>226695</wp:posOffset>
            </wp:positionV>
            <wp:extent cx="6645910" cy="215900"/>
            <wp:effectExtent l="0" t="0" r="2540" b="0"/>
            <wp:wrapSquare wrapText="bothSides"/>
            <wp:docPr id="185390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07254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9CF78" w14:textId="77777777" w:rsidR="005E10C5" w:rsidRDefault="005E10C5" w:rsidP="005E10C5">
      <w:pPr>
        <w:bidi w:val="0"/>
        <w:rPr>
          <w:rFonts w:ascii="Calibri" w:hAnsi="Calibri" w:cs="Calibri"/>
        </w:rPr>
      </w:pPr>
    </w:p>
    <w:p w14:paraId="7B3B9978" w14:textId="65C36F41" w:rsidR="00712F45" w:rsidRPr="005A09D9" w:rsidRDefault="005E10C5" w:rsidP="005A09D9">
      <w:pPr>
        <w:rPr>
          <w:rFonts w:ascii="Calibri" w:hAnsi="Calibri" w:cs="Calibri"/>
          <w:rtl/>
        </w:rPr>
      </w:pPr>
      <w:r w:rsidRPr="00585431">
        <w:rPr>
          <w:rFonts w:ascii="Calibri" w:hAnsi="Calibri" w:cs="Calibri"/>
          <w:rtl/>
        </w:rPr>
        <w:t xml:space="preserve">ישנה </w:t>
      </w:r>
      <w:r w:rsidRPr="008331C2">
        <w:rPr>
          <w:rFonts w:ascii="Calibri" w:hAnsi="Calibri" w:cs="Calibri" w:hint="cs"/>
          <w:highlight w:val="red"/>
          <w:rtl/>
        </w:rPr>
        <w:t>ירידה</w:t>
      </w:r>
      <w:r w:rsidRPr="00585431">
        <w:rPr>
          <w:rFonts w:ascii="Calibri" w:hAnsi="Calibri" w:cs="Calibri"/>
          <w:rtl/>
        </w:rPr>
        <w:t xml:space="preserve"> ב</w:t>
      </w:r>
      <w:r w:rsidRPr="00585431">
        <w:rPr>
          <w:rFonts w:ascii="Calibri" w:hAnsi="Calibri" w:cs="Calibri"/>
        </w:rPr>
        <w:t>Accuracy</w:t>
      </w:r>
      <w:r w:rsidRPr="00585431">
        <w:rPr>
          <w:rFonts w:ascii="Calibri" w:hAnsi="Calibri" w:cs="Calibri"/>
          <w:rtl/>
        </w:rPr>
        <w:t xml:space="preserve"> ולכן </w:t>
      </w:r>
      <w:r>
        <w:rPr>
          <w:rFonts w:ascii="Calibri" w:hAnsi="Calibri" w:cs="Calibri" w:hint="cs"/>
          <w:rtl/>
        </w:rPr>
        <w:t>הורדת ה</w:t>
      </w:r>
      <w:r>
        <w:rPr>
          <w:rFonts w:ascii="Calibri" w:hAnsi="Calibri" w:cs="Calibri"/>
        </w:rPr>
        <w:t>Dropout</w:t>
      </w:r>
      <w:r>
        <w:rPr>
          <w:rFonts w:ascii="Calibri" w:hAnsi="Calibri" w:cs="Calibri" w:hint="cs"/>
          <w:rtl/>
        </w:rPr>
        <w:t xml:space="preserve"> לא תורמת לשיפור המודל עם פונקציי</w:t>
      </w:r>
      <w:r w:rsidR="005A09D9">
        <w:rPr>
          <w:rFonts w:ascii="Calibri" w:hAnsi="Calibri" w:cs="Calibri" w:hint="cs"/>
          <w:rtl/>
        </w:rPr>
        <w:t>ה</w:t>
      </w:r>
      <w:r>
        <w:rPr>
          <w:rFonts w:ascii="Calibri" w:hAnsi="Calibri" w:cs="Calibri" w:hint="cs"/>
          <w:rtl/>
        </w:rPr>
        <w:t xml:space="preserve"> מסוג </w:t>
      </w:r>
      <w:r>
        <w:rPr>
          <w:rFonts w:ascii="Calibri" w:hAnsi="Calibri" w:cs="Calibri"/>
        </w:rPr>
        <w:t>TanH</w:t>
      </w:r>
      <w:r>
        <w:rPr>
          <w:rFonts w:ascii="Calibri" w:hAnsi="Calibri" w:cs="Calibri" w:hint="cs"/>
          <w:rtl/>
        </w:rPr>
        <w:t xml:space="preserve"> ,ניתן לשים לב שהגרף עוד בעלייה</w:t>
      </w:r>
      <w:r w:rsidR="005A09D9">
        <w:rPr>
          <w:rFonts w:ascii="Calibri" w:hAnsi="Calibri" w:cs="Calibri"/>
          <w:rtl/>
        </w:rPr>
        <w:br/>
      </w:r>
      <w:r>
        <w:rPr>
          <w:rFonts w:ascii="Calibri" w:hAnsi="Calibri" w:cs="Calibri" w:hint="cs"/>
          <w:rtl/>
        </w:rPr>
        <w:t xml:space="preserve"> </w:t>
      </w:r>
    </w:p>
    <w:p w14:paraId="72D01DA0" w14:textId="73696737" w:rsidR="00223C21" w:rsidRPr="002A5B77" w:rsidRDefault="0051282F" w:rsidP="002A5B77">
      <w:pPr>
        <w:rPr>
          <w:rFonts w:ascii="Calibri" w:hAnsi="Calibri" w:cs="Calibri"/>
          <w:b/>
          <w:bCs/>
          <w:u w:val="single"/>
          <w:rtl/>
        </w:rPr>
      </w:pPr>
      <w:r w:rsidRPr="005A09D9">
        <w:rPr>
          <w:rFonts w:ascii="Calibri" w:hAnsi="Calibri" w:cs="Calibri" w:hint="cs"/>
          <w:b/>
          <w:bCs/>
          <w:u w:val="single"/>
          <w:rtl/>
        </w:rPr>
        <w:t xml:space="preserve">סיכום מודל </w:t>
      </w:r>
      <w:r w:rsidR="005A09D9" w:rsidRPr="005A09D9">
        <w:rPr>
          <w:rFonts w:ascii="Calibri" w:hAnsi="Calibri" w:cs="Calibri"/>
          <w:b/>
          <w:bCs/>
          <w:u w:val="single"/>
        </w:rPr>
        <w:t xml:space="preserve"> EfficientNetB3</w:t>
      </w:r>
      <w:r w:rsidR="005A09D9" w:rsidRPr="005A09D9">
        <w:rPr>
          <w:rFonts w:ascii="Calibri" w:hAnsi="Calibri" w:cs="Calibri"/>
          <w:b/>
          <w:bCs/>
          <w:u w:val="single"/>
          <w:rtl/>
        </w:rPr>
        <w:br/>
      </w:r>
      <w:r w:rsidR="00055E61" w:rsidRPr="005A09D9">
        <w:rPr>
          <w:rFonts w:ascii="Calibri" w:hAnsi="Calibri" w:cs="Calibri" w:hint="cs"/>
          <w:b/>
          <w:bCs/>
          <w:rtl/>
        </w:rPr>
        <w:t xml:space="preserve">לאחר שביצענו יותר מ 15 הרצות שונות על המודל . כל פעם שינינו פרמטר אחד במודל וקיבלנו </w:t>
      </w:r>
      <w:r w:rsidR="005C3E30" w:rsidRPr="005A09D9">
        <w:rPr>
          <w:rFonts w:ascii="Calibri" w:hAnsi="Calibri" w:cs="Calibri" w:hint="cs"/>
          <w:b/>
          <w:bCs/>
          <w:rtl/>
        </w:rPr>
        <w:t>תוצאות</w:t>
      </w:r>
      <w:r w:rsidR="009C6D56" w:rsidRPr="005A09D9">
        <w:rPr>
          <w:rFonts w:ascii="Calibri" w:hAnsi="Calibri" w:cs="Calibri" w:hint="cs"/>
          <w:b/>
          <w:bCs/>
          <w:rtl/>
        </w:rPr>
        <w:t xml:space="preserve"> דומות יחסית בין המודלים </w:t>
      </w:r>
      <w:r w:rsidR="00EC0AFF">
        <w:rPr>
          <w:rFonts w:ascii="Calibri" w:hAnsi="Calibri" w:cs="Calibri" w:hint="cs"/>
          <w:b/>
          <w:bCs/>
          <w:rtl/>
        </w:rPr>
        <w:t>ו</w:t>
      </w:r>
      <w:r w:rsidR="009C6D56" w:rsidRPr="005A09D9">
        <w:rPr>
          <w:rFonts w:ascii="Calibri" w:hAnsi="Calibri" w:cs="Calibri" w:hint="cs"/>
          <w:b/>
          <w:bCs/>
          <w:rtl/>
        </w:rPr>
        <w:t xml:space="preserve">החלטנו לבדוק מודלים נוספים, אנו מעריכים כי תוצאות המודל זהות ומתקבעות סביב ה 82 אחוז דיוק עם </w:t>
      </w:r>
      <w:r w:rsidR="00EC0AFF">
        <w:rPr>
          <w:rFonts w:ascii="Calibri" w:hAnsi="Calibri" w:cs="Calibri" w:hint="cs"/>
          <w:b/>
          <w:bCs/>
          <w:rtl/>
        </w:rPr>
        <w:t>התאמת</w:t>
      </w:r>
      <w:r w:rsidR="009C6D56" w:rsidRPr="005A09D9">
        <w:rPr>
          <w:rFonts w:ascii="Calibri" w:hAnsi="Calibri" w:cs="Calibri" w:hint="cs"/>
          <w:b/>
          <w:bCs/>
          <w:rtl/>
        </w:rPr>
        <w:t xml:space="preserve"> יתר מאוד גבוהה הן כתוצאה מסט תמונות </w:t>
      </w:r>
      <w:r w:rsidR="00EC0AFF">
        <w:rPr>
          <w:rFonts w:ascii="Calibri" w:hAnsi="Calibri" w:cs="Calibri" w:hint="cs"/>
          <w:b/>
          <w:bCs/>
          <w:rtl/>
        </w:rPr>
        <w:t xml:space="preserve">מאוד קטן </w:t>
      </w:r>
      <w:r w:rsidR="009C6D56" w:rsidRPr="005A09D9">
        <w:rPr>
          <w:rFonts w:ascii="Calibri" w:hAnsi="Calibri" w:cs="Calibri" w:hint="cs"/>
          <w:b/>
          <w:bCs/>
          <w:rtl/>
        </w:rPr>
        <w:t>ללמידה של המודל, ובנוסף מחלקות לא מאוזנות</w:t>
      </w:r>
      <w:r w:rsidR="00C12E33" w:rsidRPr="005A09D9">
        <w:rPr>
          <w:rFonts w:ascii="Calibri" w:hAnsi="Calibri" w:cs="Calibri" w:hint="cs"/>
          <w:b/>
          <w:bCs/>
          <w:rtl/>
        </w:rPr>
        <w:t>. את הש</w:t>
      </w:r>
      <w:r w:rsidR="00EC0AFF">
        <w:rPr>
          <w:rFonts w:ascii="Calibri" w:hAnsi="Calibri" w:cs="Calibri" w:hint="cs"/>
          <w:b/>
          <w:bCs/>
          <w:rtl/>
        </w:rPr>
        <w:t>ערה זא</w:t>
      </w:r>
      <w:r w:rsidR="00C12E33" w:rsidRPr="005A09D9">
        <w:rPr>
          <w:rFonts w:ascii="Calibri" w:hAnsi="Calibri" w:cs="Calibri" w:hint="cs"/>
          <w:b/>
          <w:bCs/>
          <w:rtl/>
        </w:rPr>
        <w:t>ת נבדוק בהמשך החקירה</w:t>
      </w:r>
      <w:r w:rsidR="00EC0AFF">
        <w:rPr>
          <w:rFonts w:ascii="Calibri" w:hAnsi="Calibri" w:cs="Calibri" w:hint="cs"/>
          <w:b/>
          <w:bCs/>
          <w:rtl/>
        </w:rPr>
        <w:t>.</w:t>
      </w:r>
      <w:r w:rsidR="00223C21" w:rsidRPr="005A09D9">
        <w:rPr>
          <w:rFonts w:ascii="Calibri" w:hAnsi="Calibri" w:cs="Calibri"/>
          <w:b/>
          <w:bCs/>
          <w:rtl/>
        </w:rPr>
        <w:br/>
      </w:r>
      <w:r w:rsidR="00223C21">
        <w:rPr>
          <w:rFonts w:ascii="Calibri" w:hAnsi="Calibri" w:cs="Calibri"/>
          <w:b/>
          <w:bCs/>
          <w:u w:val="single"/>
          <w:rtl/>
        </w:rPr>
        <w:br/>
      </w:r>
      <w:r w:rsidR="00223C21" w:rsidRPr="00D572AE">
        <w:rPr>
          <w:rFonts w:ascii="Calibri" w:hAnsi="Calibri" w:cs="Calibri" w:hint="cs"/>
          <w:rtl/>
        </w:rPr>
        <w:t xml:space="preserve">בהרצה הנוכחית רצינו להשתמש במודל </w:t>
      </w:r>
      <w:r w:rsidR="00223C21" w:rsidRPr="00C12E33">
        <w:rPr>
          <w:rFonts w:ascii="Calibri" w:hAnsi="Calibri" w:cs="Calibri"/>
          <w:b/>
          <w:bCs/>
        </w:rPr>
        <w:t>MobileNetV</w:t>
      </w:r>
      <w:r w:rsidR="00C653B4">
        <w:rPr>
          <w:rFonts w:ascii="Calibri" w:hAnsi="Calibri" w:cs="Calibri"/>
          <w:b/>
          <w:bCs/>
        </w:rPr>
        <w:t>1</w:t>
      </w:r>
      <w:r w:rsidR="00223C21" w:rsidRPr="00C12E33">
        <w:rPr>
          <w:rFonts w:ascii="Calibri" w:hAnsi="Calibri" w:cs="Calibri" w:hint="cs"/>
          <w:b/>
          <w:bCs/>
          <w:rtl/>
        </w:rPr>
        <w:t xml:space="preserve"> </w:t>
      </w:r>
      <w:r w:rsidR="00223C21" w:rsidRPr="00D572AE">
        <w:rPr>
          <w:rFonts w:ascii="Calibri" w:hAnsi="Calibri" w:cs="Calibri" w:hint="cs"/>
          <w:rtl/>
        </w:rPr>
        <w:t>מכיוון שהוא דומה למודל המקורי,</w:t>
      </w:r>
      <w:r w:rsidR="00C12E33">
        <w:rPr>
          <w:rFonts w:ascii="Calibri" w:hAnsi="Calibri" w:cs="Calibri" w:hint="cs"/>
          <w:rtl/>
        </w:rPr>
        <w:t xml:space="preserve"> </w:t>
      </w:r>
      <w:r w:rsidR="00223C21" w:rsidRPr="00D572AE">
        <w:rPr>
          <w:rFonts w:ascii="Calibri" w:hAnsi="Calibri" w:cs="Calibri" w:hint="cs"/>
          <w:rtl/>
        </w:rPr>
        <w:t>שניהם יודעים להבחי</w:t>
      </w:r>
      <w:r w:rsidR="00DD22D0" w:rsidRPr="00D572AE">
        <w:rPr>
          <w:rFonts w:ascii="Calibri" w:hAnsi="Calibri" w:cs="Calibri" w:hint="cs"/>
          <w:rtl/>
        </w:rPr>
        <w:t>ן בין תמונות בצורה טובה כאשר המשאבים מוגבלים</w:t>
      </w:r>
      <w:r w:rsidR="00237705" w:rsidRPr="00D572AE">
        <w:rPr>
          <w:rFonts w:ascii="Calibri" w:hAnsi="Calibri" w:cs="Calibri" w:hint="cs"/>
          <w:rtl/>
        </w:rPr>
        <w:t xml:space="preserve"> וחשבנו להשוות בין הביצועים של 2 המודלים</w:t>
      </w:r>
      <w:r w:rsidR="00DD22D0" w:rsidRPr="00D572AE">
        <w:rPr>
          <w:rFonts w:ascii="Calibri" w:hAnsi="Calibri" w:cs="Calibri" w:hint="cs"/>
          <w:rtl/>
        </w:rPr>
        <w:t xml:space="preserve"> </w:t>
      </w:r>
    </w:p>
    <w:p w14:paraId="07788A0F" w14:textId="63221BF2" w:rsidR="00B83C46" w:rsidRDefault="007144D7" w:rsidP="007144D7">
      <w:pPr>
        <w:jc w:val="center"/>
        <w:rPr>
          <w:rFonts w:ascii="Calibri" w:hAnsi="Calibri" w:cs="Calibri"/>
          <w:b/>
          <w:bCs/>
          <w:u w:val="single"/>
          <w:rtl/>
        </w:rPr>
      </w:pPr>
      <w:r>
        <w:rPr>
          <w:rFonts w:ascii="Calibri" w:hAnsi="Calibri" w:cs="Calibri" w:hint="cs"/>
          <w:b/>
          <w:bCs/>
          <w:u w:val="single"/>
          <w:rtl/>
        </w:rPr>
        <w:t>גרף 1</w:t>
      </w:r>
      <w:r w:rsidR="005E10C5">
        <w:rPr>
          <w:rFonts w:ascii="Calibri" w:hAnsi="Calibri" w:cs="Calibri" w:hint="cs"/>
          <w:b/>
          <w:bCs/>
          <w:u w:val="single"/>
          <w:rtl/>
        </w:rPr>
        <w:t>8</w:t>
      </w:r>
      <w:r>
        <w:rPr>
          <w:rFonts w:ascii="Calibri" w:hAnsi="Calibri" w:cs="Calibri" w:hint="cs"/>
          <w:b/>
          <w:bCs/>
          <w:u w:val="single"/>
          <w:rtl/>
        </w:rPr>
        <w:t xml:space="preserve"> </w:t>
      </w:r>
      <w:r>
        <w:rPr>
          <w:rFonts w:ascii="Calibri" w:hAnsi="Calibri" w:cs="Calibri"/>
          <w:b/>
          <w:bCs/>
          <w:u w:val="single"/>
          <w:rtl/>
        </w:rPr>
        <w:t>–</w:t>
      </w:r>
      <w:r>
        <w:rPr>
          <w:rFonts w:ascii="Calibri" w:hAnsi="Calibri" w:cs="Calibri" w:hint="cs"/>
          <w:b/>
          <w:bCs/>
          <w:u w:val="single"/>
          <w:rtl/>
        </w:rPr>
        <w:t xml:space="preserve"> מודל </w:t>
      </w:r>
      <w:bookmarkStart w:id="8" w:name="_Hlk163078187"/>
      <w:r>
        <w:rPr>
          <w:rFonts w:ascii="Calibri" w:hAnsi="Calibri" w:cs="Calibri"/>
          <w:b/>
          <w:bCs/>
          <w:u w:val="single"/>
        </w:rPr>
        <w:t>MobileNetV</w:t>
      </w:r>
      <w:bookmarkEnd w:id="8"/>
      <w:r w:rsidR="00C653B4">
        <w:rPr>
          <w:rFonts w:ascii="Calibri" w:hAnsi="Calibri" w:cs="Calibri"/>
          <w:b/>
          <w:bCs/>
          <w:u w:val="single"/>
        </w:rPr>
        <w:t>1</w:t>
      </w:r>
    </w:p>
    <w:p w14:paraId="58AC06D4" w14:textId="5A96FB0F" w:rsidR="00241FE1" w:rsidRDefault="00F722EF" w:rsidP="007144D7">
      <w:pPr>
        <w:jc w:val="center"/>
        <w:rPr>
          <w:rFonts w:ascii="Calibri" w:hAnsi="Calibri" w:cs="Calibri"/>
          <w:b/>
          <w:bCs/>
          <w:u w:val="single"/>
          <w:rtl/>
        </w:rPr>
      </w:pPr>
      <w:r w:rsidRPr="00F722EF">
        <w:rPr>
          <w:rFonts w:ascii="Calibri" w:hAnsi="Calibri" w:cs="Calibri"/>
          <w:b/>
          <w:bCs/>
          <w:noProof/>
          <w:u w:val="single"/>
          <w:rtl/>
        </w:rPr>
        <w:drawing>
          <wp:inline distT="0" distB="0" distL="0" distR="0" wp14:anchorId="6D2A516D" wp14:editId="34E25387">
            <wp:extent cx="4936100" cy="2286000"/>
            <wp:effectExtent l="0" t="0" r="0" b="0"/>
            <wp:docPr id="68340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0954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36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E9C3" w14:textId="3891F660" w:rsidR="00241FE1" w:rsidRPr="002357F5" w:rsidRDefault="002357F5" w:rsidP="007144D7">
      <w:pPr>
        <w:jc w:val="center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התוצאה הכי גבוהה:</w:t>
      </w:r>
    </w:p>
    <w:p w14:paraId="339718CA" w14:textId="77777777" w:rsidR="00016C33" w:rsidRDefault="00E76ECF" w:rsidP="009A13FF">
      <w:pPr>
        <w:bidi w:val="0"/>
        <w:jc w:val="right"/>
        <w:rPr>
          <w:rFonts w:ascii="Calibri" w:hAnsi="Calibri" w:cs="Calibri"/>
        </w:rPr>
      </w:pPr>
      <w:r w:rsidRPr="00E76ECF">
        <w:rPr>
          <w:rFonts w:ascii="Calibri" w:hAnsi="Calibri" w:cs="Calibri"/>
          <w:b/>
          <w:bCs/>
          <w:noProof/>
          <w:u w:val="single"/>
        </w:rPr>
        <w:drawing>
          <wp:inline distT="0" distB="0" distL="0" distR="0" wp14:anchorId="7796941B" wp14:editId="6F2334BF">
            <wp:extent cx="6645910" cy="194945"/>
            <wp:effectExtent l="0" t="0" r="2540" b="0"/>
            <wp:docPr id="94490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024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F7C5" w14:textId="08F8B456" w:rsidR="00FE691A" w:rsidRDefault="00D572AE" w:rsidP="00176009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ציפינו לראות ממודל</w:t>
      </w:r>
      <w:r>
        <w:rPr>
          <w:rFonts w:ascii="Calibri" w:hAnsi="Calibri" w:cs="Calibri"/>
        </w:rPr>
        <w:t xml:space="preserve">  </w:t>
      </w:r>
      <w:r>
        <w:rPr>
          <w:rFonts w:ascii="Calibri" w:hAnsi="Calibri" w:cs="Calibri" w:hint="cs"/>
          <w:rtl/>
        </w:rPr>
        <w:t xml:space="preserve"> </w:t>
      </w:r>
      <w:r>
        <w:rPr>
          <w:rFonts w:ascii="Calibri" w:hAnsi="Calibri" w:cs="Calibri"/>
        </w:rPr>
        <w:t>MobilenetV</w:t>
      </w:r>
      <w:r w:rsidR="008C2948">
        <w:rPr>
          <w:rFonts w:ascii="Calibri" w:hAnsi="Calibri" w:cs="Calibri"/>
        </w:rPr>
        <w:t>1</w:t>
      </w:r>
      <w:r>
        <w:rPr>
          <w:rFonts w:ascii="Calibri" w:hAnsi="Calibri" w:cs="Calibri" w:hint="cs"/>
          <w:rtl/>
        </w:rPr>
        <w:t xml:space="preserve"> תוצאות דומות למודל הקודם מכיוון שמודל זה פותח </w:t>
      </w:r>
      <w:r w:rsidR="005577CC">
        <w:rPr>
          <w:rFonts w:ascii="Calibri" w:hAnsi="Calibri" w:cs="Calibri" w:hint="cs"/>
          <w:rtl/>
        </w:rPr>
        <w:t>ע"מ להתמודד</w:t>
      </w:r>
      <w:r>
        <w:rPr>
          <w:rFonts w:ascii="Calibri" w:hAnsi="Calibri" w:cs="Calibri" w:hint="cs"/>
          <w:rtl/>
        </w:rPr>
        <w:t xml:space="preserve"> עם משאבים מוגבלים וגם נחשב מודל אמין עם איכות תוצאה טובה. ראינו שזמן הריצה נמוך יותר אך גם הדיוק </w:t>
      </w:r>
      <w:r w:rsidRPr="00A3020B">
        <w:rPr>
          <w:rFonts w:ascii="Calibri" w:hAnsi="Calibri" w:cs="Calibri" w:hint="cs"/>
          <w:highlight w:val="red"/>
          <w:rtl/>
        </w:rPr>
        <w:t>נמוך</w:t>
      </w:r>
      <w:r>
        <w:rPr>
          <w:rFonts w:ascii="Calibri" w:hAnsi="Calibri" w:cs="Calibri" w:hint="cs"/>
          <w:rtl/>
        </w:rPr>
        <w:t xml:space="preserve"> יותר מהמודל המקורי</w:t>
      </w:r>
    </w:p>
    <w:p w14:paraId="18C9F825" w14:textId="77777777" w:rsidR="00D572AE" w:rsidRDefault="00D572AE" w:rsidP="000315B7">
      <w:pPr>
        <w:rPr>
          <w:rFonts w:ascii="Calibri" w:hAnsi="Calibri" w:cs="Calibri"/>
          <w:rtl/>
        </w:rPr>
      </w:pPr>
    </w:p>
    <w:p w14:paraId="1A35DD9C" w14:textId="6428C70D" w:rsidR="00176009" w:rsidRDefault="00176009" w:rsidP="000315B7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ראינו שיש 2 שיטות עיבוד הנתונים, הראשונה לשמור את הנתונים ב</w:t>
      </w:r>
      <w:r>
        <w:rPr>
          <w:rFonts w:ascii="Calibri" w:hAnsi="Calibri" w:cs="Calibri"/>
        </w:rPr>
        <w:t>Datafr</w:t>
      </w:r>
      <w:r w:rsidR="00DD1990">
        <w:rPr>
          <w:rFonts w:ascii="Calibri" w:hAnsi="Calibri" w:cs="Calibri"/>
        </w:rPr>
        <w:t>a</w:t>
      </w:r>
      <w:r>
        <w:rPr>
          <w:rFonts w:ascii="Calibri" w:hAnsi="Calibri" w:cs="Calibri"/>
        </w:rPr>
        <w:t xml:space="preserve">me </w:t>
      </w:r>
      <w:r>
        <w:rPr>
          <w:rFonts w:ascii="Calibri" w:hAnsi="Calibri" w:cs="Calibri" w:hint="cs"/>
          <w:rtl/>
        </w:rPr>
        <w:t xml:space="preserve"> </w:t>
      </w:r>
      <w:r w:rsidR="008F0ED2">
        <w:rPr>
          <w:rFonts w:ascii="Calibri" w:hAnsi="Calibri" w:cs="Calibri" w:hint="cs"/>
          <w:rtl/>
        </w:rPr>
        <w:t xml:space="preserve">שיש עמודה של הנתיב ועמודה של </w:t>
      </w:r>
      <w:r w:rsidR="00B46AA2">
        <w:rPr>
          <w:rFonts w:ascii="Calibri" w:hAnsi="Calibri" w:cs="Calibri" w:hint="cs"/>
          <w:rtl/>
        </w:rPr>
        <w:t>סוג המחלקה, וישנה שיטה ל</w:t>
      </w:r>
      <w:r w:rsidR="00962EC7">
        <w:rPr>
          <w:rFonts w:ascii="Calibri" w:hAnsi="Calibri" w:cs="Calibri" w:hint="cs"/>
          <w:rtl/>
        </w:rPr>
        <w:t>ה</w:t>
      </w:r>
      <w:r w:rsidR="00B46AA2">
        <w:rPr>
          <w:rFonts w:ascii="Calibri" w:hAnsi="Calibri" w:cs="Calibri" w:hint="cs"/>
          <w:rtl/>
        </w:rPr>
        <w:t xml:space="preserve">עביר את הנתונים </w:t>
      </w:r>
      <w:r w:rsidR="0021539D">
        <w:rPr>
          <w:rFonts w:ascii="Calibri" w:hAnsi="Calibri" w:cs="Calibri" w:hint="cs"/>
          <w:rtl/>
        </w:rPr>
        <w:t>לתצורה מטר</w:t>
      </w:r>
      <w:r w:rsidR="002F3DC2">
        <w:rPr>
          <w:rFonts w:ascii="Calibri" w:hAnsi="Calibri" w:cs="Calibri" w:hint="cs"/>
          <w:rtl/>
        </w:rPr>
        <w:t>י</w:t>
      </w:r>
      <w:r w:rsidR="0021539D">
        <w:rPr>
          <w:rFonts w:ascii="Calibri" w:hAnsi="Calibri" w:cs="Calibri" w:hint="cs"/>
          <w:rtl/>
        </w:rPr>
        <w:t xml:space="preserve">ציונית </w:t>
      </w:r>
      <w:r w:rsidR="001C09EB">
        <w:rPr>
          <w:rFonts w:ascii="Calibri" w:hAnsi="Calibri" w:cs="Calibri" w:hint="cs"/>
          <w:rtl/>
        </w:rPr>
        <w:t>ש</w:t>
      </w:r>
      <w:r w:rsidR="00962EC7">
        <w:rPr>
          <w:rFonts w:ascii="Calibri" w:hAnsi="Calibri" w:cs="Calibri" w:hint="cs"/>
          <w:rtl/>
        </w:rPr>
        <w:t xml:space="preserve">בה </w:t>
      </w:r>
      <w:r w:rsidR="001C09EB">
        <w:rPr>
          <w:rFonts w:ascii="Calibri" w:hAnsi="Calibri" w:cs="Calibri" w:hint="cs"/>
          <w:rtl/>
        </w:rPr>
        <w:t xml:space="preserve">יש </w:t>
      </w:r>
      <w:r w:rsidR="00A82130">
        <w:rPr>
          <w:rFonts w:ascii="Calibri" w:hAnsi="Calibri" w:cs="Calibri" w:hint="cs"/>
          <w:rtl/>
        </w:rPr>
        <w:t xml:space="preserve">שני מערכי מספרים בשם </w:t>
      </w:r>
      <w:r w:rsidR="00A82130" w:rsidRPr="00A82130">
        <w:rPr>
          <w:rFonts w:ascii="Calibri" w:hAnsi="Calibri" w:cs="Calibri"/>
        </w:rPr>
        <w:t>X_train_np, y_train_np</w:t>
      </w:r>
      <w:r w:rsidR="00A30904">
        <w:rPr>
          <w:rFonts w:ascii="Calibri" w:hAnsi="Calibri" w:cs="Calibri" w:hint="cs"/>
          <w:rtl/>
        </w:rPr>
        <w:t xml:space="preserve"> </w:t>
      </w:r>
      <w:r w:rsidR="002F3DC2">
        <w:rPr>
          <w:rFonts w:ascii="Calibri" w:hAnsi="Calibri" w:cs="Calibri" w:hint="cs"/>
          <w:rtl/>
        </w:rPr>
        <w:t>בהתאמה לכל קבוצה מבחן/אימון/ולדיצה. החלטנו לעבד את הנ</w:t>
      </w:r>
      <w:r w:rsidR="00962EC7">
        <w:rPr>
          <w:rFonts w:ascii="Calibri" w:hAnsi="Calibri" w:cs="Calibri" w:hint="cs"/>
          <w:rtl/>
        </w:rPr>
        <w:t>תו</w:t>
      </w:r>
      <w:r w:rsidR="002F3DC2">
        <w:rPr>
          <w:rFonts w:ascii="Calibri" w:hAnsi="Calibri" w:cs="Calibri" w:hint="cs"/>
          <w:rtl/>
        </w:rPr>
        <w:t>נים שלנו בצורה הזאת ולבדוק את המודל המקורי מבלי לשנות פרמטרים</w:t>
      </w:r>
      <w:r w:rsidR="008B1F9B">
        <w:rPr>
          <w:rFonts w:ascii="Calibri" w:hAnsi="Calibri" w:cs="Calibri" w:hint="cs"/>
          <w:rtl/>
        </w:rPr>
        <w:t xml:space="preserve"> ולשמור על אותו יחס אימון מבחן כמו בקוד המקורי.</w:t>
      </w:r>
    </w:p>
    <w:p w14:paraId="475DDAB9" w14:textId="68779805" w:rsidR="00176009" w:rsidRDefault="00176009" w:rsidP="00176009">
      <w:pPr>
        <w:jc w:val="center"/>
        <w:rPr>
          <w:rFonts w:ascii="Calibri" w:hAnsi="Calibri" w:cs="Calibri"/>
          <w:b/>
          <w:bCs/>
          <w:u w:val="single"/>
          <w:rtl/>
        </w:rPr>
      </w:pPr>
      <w:r>
        <w:rPr>
          <w:rFonts w:ascii="Calibri" w:hAnsi="Calibri" w:cs="Calibri" w:hint="cs"/>
          <w:b/>
          <w:bCs/>
          <w:u w:val="single"/>
          <w:rtl/>
        </w:rPr>
        <w:t>גרף 1</w:t>
      </w:r>
      <w:r w:rsidR="00D56A8D">
        <w:rPr>
          <w:rFonts w:ascii="Calibri" w:hAnsi="Calibri" w:cs="Calibri" w:hint="cs"/>
          <w:b/>
          <w:bCs/>
          <w:u w:val="single"/>
          <w:rtl/>
        </w:rPr>
        <w:t>9</w:t>
      </w:r>
      <w:r>
        <w:rPr>
          <w:rFonts w:ascii="Calibri" w:hAnsi="Calibri" w:cs="Calibri" w:hint="cs"/>
          <w:b/>
          <w:bCs/>
          <w:u w:val="single"/>
          <w:rtl/>
        </w:rPr>
        <w:t xml:space="preserve"> </w:t>
      </w:r>
      <w:r>
        <w:rPr>
          <w:rFonts w:ascii="Calibri" w:hAnsi="Calibri" w:cs="Calibri"/>
          <w:b/>
          <w:bCs/>
          <w:u w:val="single"/>
          <w:rtl/>
        </w:rPr>
        <w:t>–</w:t>
      </w:r>
      <w:r>
        <w:rPr>
          <w:rFonts w:ascii="Calibri" w:hAnsi="Calibri" w:cs="Calibri" w:hint="cs"/>
          <w:b/>
          <w:bCs/>
          <w:u w:val="single"/>
          <w:rtl/>
        </w:rPr>
        <w:t xml:space="preserve"> מודל </w:t>
      </w:r>
      <w:r w:rsidRPr="00176009">
        <w:rPr>
          <w:rFonts w:ascii="Calibri" w:hAnsi="Calibri" w:cs="Calibri"/>
          <w:b/>
          <w:bCs/>
          <w:u w:val="single"/>
        </w:rPr>
        <w:t>EfficientNetB3</w:t>
      </w:r>
      <w:r>
        <w:rPr>
          <w:rFonts w:ascii="Calibri" w:hAnsi="Calibri" w:cs="Calibri"/>
          <w:b/>
          <w:bCs/>
          <w:u w:val="single"/>
        </w:rPr>
        <w:t xml:space="preserve"> format in NP</w:t>
      </w:r>
    </w:p>
    <w:p w14:paraId="769CBD8D" w14:textId="6A2F0EB2" w:rsidR="00176009" w:rsidRDefault="00176009" w:rsidP="00176009">
      <w:pPr>
        <w:jc w:val="center"/>
        <w:rPr>
          <w:rFonts w:ascii="Calibri" w:hAnsi="Calibri" w:cs="Calibri"/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2A53A5DF" wp14:editId="6D02FD52">
            <wp:extent cx="4731294" cy="2268000"/>
            <wp:effectExtent l="0" t="0" r="0" b="0"/>
            <wp:docPr id="126319139" name="תמונה 1" descr="תמונה שמכילה טקסט, תרשים, עלילה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9139" name="תמונה 1" descr="תמונה שמכילה טקסט, תרשים, עלילה, קו&#10;&#10;התיאור נוצר באופן אוטומטי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1294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BBF6" w14:textId="77777777" w:rsidR="00176009" w:rsidRPr="002357F5" w:rsidRDefault="00176009" w:rsidP="00176009">
      <w:pPr>
        <w:jc w:val="center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התוצאה הכי גבוהה:</w:t>
      </w:r>
    </w:p>
    <w:p w14:paraId="60D7C261" w14:textId="2EF99443" w:rsidR="00176009" w:rsidRDefault="004C09CB" w:rsidP="00176009">
      <w:pPr>
        <w:bidi w:val="0"/>
        <w:jc w:val="right"/>
        <w:rPr>
          <w:rFonts w:ascii="Calibri" w:hAnsi="Calibri" w:cs="Calibri"/>
        </w:rPr>
      </w:pPr>
      <w:r w:rsidRPr="004C09CB">
        <w:rPr>
          <w:rFonts w:ascii="Calibri" w:hAnsi="Calibri" w:cs="Calibri"/>
          <w:noProof/>
        </w:rPr>
        <w:drawing>
          <wp:inline distT="0" distB="0" distL="0" distR="0" wp14:anchorId="37B989E9" wp14:editId="568B5487">
            <wp:extent cx="6645910" cy="246491"/>
            <wp:effectExtent l="0" t="0" r="2540" b="1270"/>
            <wp:docPr id="56825756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57569" name=""/>
                    <pic:cNvPicPr/>
                  </pic:nvPicPr>
                  <pic:blipFill rotWithShape="1">
                    <a:blip r:embed="rId57"/>
                    <a:srcRect b="20129"/>
                    <a:stretch/>
                  </pic:blipFill>
                  <pic:spPr bwMode="auto">
                    <a:xfrm>
                      <a:off x="0" y="0"/>
                      <a:ext cx="6645910" cy="24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AE7FA" w14:textId="4E5BD795" w:rsidR="000315B7" w:rsidRPr="000315B7" w:rsidRDefault="004C09CB" w:rsidP="00016C33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כפי שניתן לראות , קיבלנו אחוז דיוק </w:t>
      </w:r>
      <w:r w:rsidRPr="00D56A8D">
        <w:rPr>
          <w:rFonts w:ascii="Calibri" w:hAnsi="Calibri" w:cs="Calibri" w:hint="cs"/>
          <w:highlight w:val="green"/>
          <w:rtl/>
        </w:rPr>
        <w:t>מאוד גבוהה</w:t>
      </w:r>
      <w:r w:rsidR="00354AC8">
        <w:rPr>
          <w:rFonts w:ascii="Calibri" w:hAnsi="Calibri" w:cs="Calibri" w:hint="cs"/>
          <w:rtl/>
        </w:rPr>
        <w:t xml:space="preserve"> מה שניתן להסיק כי </w:t>
      </w:r>
      <w:r w:rsidR="00D77CF5">
        <w:rPr>
          <w:rFonts w:ascii="Calibri" w:hAnsi="Calibri" w:cs="Calibri" w:hint="cs"/>
          <w:rtl/>
        </w:rPr>
        <w:t xml:space="preserve">יש הבדל בדרך שמכינים את הדאטה שלנו, וכי אולי </w:t>
      </w:r>
      <w:r w:rsidR="00D56A8D">
        <w:rPr>
          <w:rFonts w:ascii="Calibri" w:hAnsi="Calibri" w:cs="Calibri" w:hint="cs"/>
          <w:rtl/>
        </w:rPr>
        <w:t xml:space="preserve">בתמונות מסוג מסוים כמו </w:t>
      </w:r>
      <w:r w:rsidR="00D56A8D">
        <w:rPr>
          <w:rFonts w:ascii="Calibri" w:hAnsi="Calibri" w:cs="Calibri"/>
        </w:rPr>
        <w:t xml:space="preserve">MRI </w:t>
      </w:r>
      <w:r w:rsidR="00D56A8D">
        <w:rPr>
          <w:rFonts w:ascii="Calibri" w:hAnsi="Calibri" w:cs="Calibri" w:hint="cs"/>
          <w:rtl/>
        </w:rPr>
        <w:t xml:space="preserve"> יש עדיפות להכנה בשיטה הזאות.</w:t>
      </w:r>
    </w:p>
    <w:p w14:paraId="38B92B5A" w14:textId="77777777" w:rsidR="00221817" w:rsidRDefault="00221817" w:rsidP="00EF424B">
      <w:pPr>
        <w:jc w:val="center"/>
        <w:rPr>
          <w:rFonts w:ascii="Calibri" w:hAnsi="Calibri" w:cs="Calibri"/>
          <w:rtl/>
        </w:rPr>
      </w:pPr>
    </w:p>
    <w:p w14:paraId="306D10DF" w14:textId="77777777" w:rsidR="00221817" w:rsidRDefault="00221817" w:rsidP="00EF424B">
      <w:pPr>
        <w:jc w:val="center"/>
        <w:rPr>
          <w:rFonts w:ascii="Calibri" w:hAnsi="Calibri" w:cs="Calibri"/>
          <w:rtl/>
        </w:rPr>
      </w:pPr>
    </w:p>
    <w:p w14:paraId="53BF3E48" w14:textId="154BFA78" w:rsidR="00221817" w:rsidRDefault="00221817" w:rsidP="00221817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 xml:space="preserve">המשנו בחקירה , ועברנו </w:t>
      </w:r>
      <w:r w:rsidR="004D56AD">
        <w:rPr>
          <w:rFonts w:ascii="Calibri" w:hAnsi="Calibri" w:cs="Calibri" w:hint="cs"/>
          <w:rtl/>
        </w:rPr>
        <w:t xml:space="preserve">למודל המפורסם </w:t>
      </w:r>
      <w:r w:rsidR="004D56AD">
        <w:rPr>
          <w:rFonts w:ascii="Calibri" w:hAnsi="Calibri" w:cs="Calibri"/>
        </w:rPr>
        <w:t>VGG16</w:t>
      </w:r>
      <w:r w:rsidR="004D56AD">
        <w:rPr>
          <w:rFonts w:ascii="Calibri" w:hAnsi="Calibri" w:cs="Calibri" w:hint="cs"/>
          <w:rtl/>
        </w:rPr>
        <w:t xml:space="preserve"> המודל מאופיין ב 16 שכבות </w:t>
      </w:r>
      <w:r w:rsidR="00DB0F4D">
        <w:rPr>
          <w:rFonts w:ascii="Calibri" w:hAnsi="Calibri" w:cs="Calibri" w:hint="cs"/>
          <w:rtl/>
        </w:rPr>
        <w:t xml:space="preserve">עמוקות של </w:t>
      </w:r>
      <w:r w:rsidR="00DB0F4D" w:rsidRPr="00DB0F4D">
        <w:rPr>
          <w:rFonts w:ascii="Calibri" w:hAnsi="Calibri" w:cs="Calibri" w:hint="cs"/>
          <w:rtl/>
        </w:rPr>
        <w:t>קונבולוציה</w:t>
      </w:r>
      <w:r w:rsidR="00DB0F4D" w:rsidRPr="00DB0F4D">
        <w:rPr>
          <w:rFonts w:ascii="Calibri" w:hAnsi="Calibri" w:cs="Calibri"/>
          <w:rtl/>
        </w:rPr>
        <w:t xml:space="preserve"> </w:t>
      </w:r>
      <w:r w:rsidR="000B6227">
        <w:rPr>
          <w:rFonts w:ascii="Calibri" w:hAnsi="Calibri" w:cs="Calibri" w:hint="cs"/>
          <w:rtl/>
        </w:rPr>
        <w:t>ורצינו</w:t>
      </w:r>
      <w:r w:rsidR="00DB0F4D">
        <w:rPr>
          <w:rFonts w:ascii="Calibri" w:hAnsi="Calibri" w:cs="Calibri" w:hint="cs"/>
          <w:rtl/>
        </w:rPr>
        <w:t xml:space="preserve"> לראות איך הוא משפיע על הסט אימון שלנו</w:t>
      </w:r>
    </w:p>
    <w:p w14:paraId="04804AA8" w14:textId="1B29BBE4" w:rsidR="00EF424B" w:rsidRDefault="00EF424B" w:rsidP="00EF424B">
      <w:pPr>
        <w:jc w:val="center"/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 w:hint="cs"/>
          <w:b/>
          <w:bCs/>
          <w:u w:val="single"/>
          <w:rtl/>
        </w:rPr>
        <w:t xml:space="preserve">גרף </w:t>
      </w:r>
      <w:r w:rsidR="00A259EE">
        <w:rPr>
          <w:rFonts w:ascii="Calibri" w:hAnsi="Calibri" w:cs="Calibri" w:hint="cs"/>
          <w:b/>
          <w:bCs/>
          <w:u w:val="single"/>
          <w:rtl/>
        </w:rPr>
        <w:t>20</w:t>
      </w:r>
      <w:r>
        <w:rPr>
          <w:rFonts w:ascii="Calibri" w:hAnsi="Calibri" w:cs="Calibri" w:hint="cs"/>
          <w:b/>
          <w:bCs/>
          <w:u w:val="single"/>
          <w:rtl/>
        </w:rPr>
        <w:t xml:space="preserve"> </w:t>
      </w:r>
      <w:r>
        <w:rPr>
          <w:rFonts w:ascii="Calibri" w:hAnsi="Calibri" w:cs="Calibri"/>
          <w:b/>
          <w:bCs/>
          <w:u w:val="single"/>
          <w:rtl/>
        </w:rPr>
        <w:t>–</w:t>
      </w:r>
      <w:r>
        <w:rPr>
          <w:rFonts w:ascii="Calibri" w:hAnsi="Calibri" w:cs="Calibri" w:hint="cs"/>
          <w:b/>
          <w:bCs/>
          <w:u w:val="single"/>
          <w:rtl/>
        </w:rPr>
        <w:t xml:space="preserve"> מודל </w:t>
      </w:r>
      <w:r w:rsidR="00A259EE">
        <w:rPr>
          <w:rFonts w:ascii="Calibri" w:hAnsi="Calibri" w:cs="Calibri"/>
          <w:b/>
          <w:bCs/>
          <w:u w:val="single"/>
        </w:rPr>
        <w:t>VGG16</w:t>
      </w:r>
    </w:p>
    <w:p w14:paraId="48BCC2A8" w14:textId="5FBDFDCF" w:rsidR="00EF424B" w:rsidRDefault="000B6227" w:rsidP="00EF424B">
      <w:pPr>
        <w:jc w:val="center"/>
        <w:rPr>
          <w:rFonts w:ascii="Calibri" w:hAnsi="Calibri" w:cs="Calibri"/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6239E99A" wp14:editId="58B4623E">
            <wp:extent cx="4818043" cy="2093220"/>
            <wp:effectExtent l="0" t="0" r="1905" b="2540"/>
            <wp:docPr id="48771723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359E5AF-4A11-3A0E-8869-B60606C82D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>
                      <a:extLst>
                        <a:ext uri="{FF2B5EF4-FFF2-40B4-BE49-F238E27FC236}">
                          <a16:creationId xmlns:a16="http://schemas.microsoft.com/office/drawing/2014/main" id="{B359E5AF-4A11-3A0E-8869-B60606C82D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4318" cy="210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86A5" w14:textId="77777777" w:rsidR="00EF424B" w:rsidRPr="002357F5" w:rsidRDefault="00EF424B" w:rsidP="00EF424B">
      <w:pPr>
        <w:jc w:val="center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התוצאה הכי גבוהה:</w:t>
      </w:r>
    </w:p>
    <w:p w14:paraId="532E12BA" w14:textId="371C1B1C" w:rsidR="00EF424B" w:rsidRDefault="000F53F6" w:rsidP="00EF424B">
      <w:pPr>
        <w:bidi w:val="0"/>
        <w:jc w:val="right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932A0BD" wp14:editId="60E7C2F4">
            <wp:extent cx="6645910" cy="187960"/>
            <wp:effectExtent l="0" t="0" r="2540" b="2540"/>
            <wp:docPr id="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4E999CE-9CDE-01D9-092B-44C7DAB74A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>
                      <a:extLst>
                        <a:ext uri="{FF2B5EF4-FFF2-40B4-BE49-F238E27FC236}">
                          <a16:creationId xmlns:a16="http://schemas.microsoft.com/office/drawing/2014/main" id="{34E999CE-9CDE-01D9-092B-44C7DAB74A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F643" w14:textId="77777777" w:rsidR="002B4A9D" w:rsidRDefault="00B32923" w:rsidP="002B4A9D">
      <w:pPr>
        <w:rPr>
          <w:rFonts w:ascii="Calibri" w:hAnsi="Calibri" w:cs="Calibri"/>
          <w:b/>
          <w:bCs/>
          <w:u w:val="single"/>
          <w:rtl/>
        </w:rPr>
      </w:pPr>
      <w:r>
        <w:rPr>
          <w:rFonts w:ascii="Calibri" w:hAnsi="Calibri" w:cs="Calibri" w:hint="cs"/>
          <w:rtl/>
        </w:rPr>
        <w:t xml:space="preserve">בהתחלה בדקנו את המודל על </w:t>
      </w:r>
      <w:r w:rsidR="00297C66">
        <w:rPr>
          <w:rFonts w:ascii="Calibri" w:hAnsi="Calibri" w:cs="Calibri" w:hint="cs"/>
          <w:rtl/>
        </w:rPr>
        <w:t xml:space="preserve">50 </w:t>
      </w:r>
      <w:r w:rsidR="00297C66">
        <w:rPr>
          <w:rFonts w:ascii="Calibri" w:hAnsi="Calibri" w:cs="Calibri"/>
        </w:rPr>
        <w:t>Epochs</w:t>
      </w:r>
      <w:r w:rsidR="00297C66">
        <w:rPr>
          <w:rFonts w:ascii="Calibri" w:hAnsi="Calibri" w:cs="Calibri" w:hint="cs"/>
          <w:rtl/>
        </w:rPr>
        <w:t xml:space="preserve"> </w:t>
      </w:r>
      <w:r w:rsidR="0008227F">
        <w:rPr>
          <w:rFonts w:ascii="Calibri" w:hAnsi="Calibri" w:cs="Calibri" w:hint="cs"/>
          <w:rtl/>
        </w:rPr>
        <w:t>מכיוון</w:t>
      </w:r>
      <w:r w:rsidR="00B84864">
        <w:rPr>
          <w:rFonts w:ascii="Calibri" w:hAnsi="Calibri" w:cs="Calibri" w:hint="cs"/>
          <w:rtl/>
        </w:rPr>
        <w:t xml:space="preserve"> שראינו שהמודל נעצר במגמת עליה</w:t>
      </w:r>
      <w:r w:rsidR="0008227F">
        <w:rPr>
          <w:rFonts w:ascii="Calibri" w:hAnsi="Calibri" w:cs="Calibri" w:hint="cs"/>
          <w:rtl/>
        </w:rPr>
        <w:t xml:space="preserve"> ולאחר מכן העברנו ל 100 </w:t>
      </w:r>
      <w:r w:rsidR="0008227F">
        <w:rPr>
          <w:rFonts w:ascii="Calibri" w:hAnsi="Calibri" w:cs="Calibri"/>
        </w:rPr>
        <w:t>Epochs</w:t>
      </w:r>
      <w:r w:rsidR="0008227F">
        <w:rPr>
          <w:rFonts w:ascii="Calibri" w:hAnsi="Calibri" w:cs="Calibri" w:hint="cs"/>
          <w:rtl/>
        </w:rPr>
        <w:t xml:space="preserve">. </w:t>
      </w:r>
      <w:r w:rsidR="00EF424B">
        <w:rPr>
          <w:rFonts w:ascii="Calibri" w:hAnsi="Calibri" w:cs="Calibri" w:hint="cs"/>
          <w:rtl/>
        </w:rPr>
        <w:t>כפי שניתן לראות ,</w:t>
      </w:r>
      <w:r>
        <w:rPr>
          <w:rFonts w:ascii="Calibri" w:hAnsi="Calibri" w:cs="Calibri" w:hint="cs"/>
          <w:rtl/>
        </w:rPr>
        <w:t>המודל נראה שהוא במגמת עליה,</w:t>
      </w:r>
      <w:r w:rsidR="0008227F">
        <w:rPr>
          <w:rFonts w:ascii="Calibri" w:hAnsi="Calibri" w:cs="Calibri" w:hint="cs"/>
          <w:rtl/>
        </w:rPr>
        <w:t xml:space="preserve"> אך לקראת הסוף הוא מתיישר</w:t>
      </w:r>
      <w:r w:rsidR="005365E0">
        <w:rPr>
          <w:rFonts w:ascii="Calibri" w:hAnsi="Calibri" w:cs="Calibri" w:hint="cs"/>
          <w:rtl/>
        </w:rPr>
        <w:t>. כמו כן אפשר לראות כי פונקציה העלות שלו מאוד לא יציבה בנוסף לעלות עצמה שמאוד מאוד גבוה</w:t>
      </w:r>
      <w:r w:rsidR="00221398">
        <w:rPr>
          <w:rFonts w:ascii="Calibri" w:hAnsi="Calibri" w:cs="Calibri" w:hint="cs"/>
          <w:rtl/>
        </w:rPr>
        <w:t>, ולכן למורות שהמודל מביא לנו תוצאות קרובות למודל המקורי נאלצנו לוותר עליו.</w:t>
      </w:r>
    </w:p>
    <w:p w14:paraId="4A5FA40F" w14:textId="77777777" w:rsidR="002B4A9D" w:rsidRDefault="002B4A9D" w:rsidP="002B4A9D">
      <w:pPr>
        <w:rPr>
          <w:rFonts w:ascii="Calibri" w:hAnsi="Calibri" w:cs="Calibri"/>
          <w:b/>
          <w:bCs/>
          <w:u w:val="single"/>
          <w:rtl/>
        </w:rPr>
      </w:pPr>
    </w:p>
    <w:p w14:paraId="7750137D" w14:textId="3EEFC145" w:rsidR="002B4A9D" w:rsidRDefault="002B4A9D" w:rsidP="002B4A9D">
      <w:pPr>
        <w:jc w:val="center"/>
        <w:rPr>
          <w:rFonts w:ascii="Calibri" w:hAnsi="Calibri" w:cs="Calibri"/>
          <w:b/>
          <w:bCs/>
          <w:u w:val="single"/>
          <w:rtl/>
        </w:rPr>
      </w:pPr>
      <w:r>
        <w:rPr>
          <w:rFonts w:ascii="Calibri" w:hAnsi="Calibri" w:cs="Calibri" w:hint="cs"/>
          <w:b/>
          <w:bCs/>
          <w:u w:val="single"/>
          <w:rtl/>
        </w:rPr>
        <w:t xml:space="preserve">גרף 20 </w:t>
      </w:r>
      <w:r>
        <w:rPr>
          <w:rFonts w:ascii="Calibri" w:hAnsi="Calibri" w:cs="Calibri"/>
          <w:b/>
          <w:bCs/>
          <w:u w:val="single"/>
          <w:rtl/>
        </w:rPr>
        <w:t>–</w:t>
      </w:r>
      <w:r>
        <w:rPr>
          <w:rFonts w:ascii="Calibri" w:hAnsi="Calibri" w:cs="Calibri" w:hint="cs"/>
          <w:b/>
          <w:bCs/>
          <w:u w:val="single"/>
          <w:rtl/>
        </w:rPr>
        <w:t xml:space="preserve"> מודל מקורי עם </w:t>
      </w:r>
      <w:r w:rsidR="00317D15">
        <w:rPr>
          <w:rFonts w:ascii="Calibri" w:hAnsi="Calibri" w:cs="Calibri"/>
          <w:b/>
          <w:bCs/>
          <w:u w:val="single"/>
        </w:rPr>
        <w:t>D</w:t>
      </w:r>
      <w:r w:rsidR="00335CDE" w:rsidRPr="00335CDE">
        <w:rPr>
          <w:rFonts w:ascii="Calibri" w:hAnsi="Calibri" w:cs="Calibri"/>
          <w:b/>
          <w:bCs/>
          <w:u w:val="single"/>
        </w:rPr>
        <w:t xml:space="preserve">ata </w:t>
      </w:r>
      <w:r w:rsidR="00317D15">
        <w:rPr>
          <w:rFonts w:ascii="Calibri" w:hAnsi="Calibri" w:cs="Calibri"/>
          <w:b/>
          <w:bCs/>
          <w:u w:val="single"/>
        </w:rPr>
        <w:t>A</w:t>
      </w:r>
      <w:r w:rsidR="00335CDE" w:rsidRPr="00335CDE">
        <w:rPr>
          <w:rFonts w:ascii="Calibri" w:hAnsi="Calibri" w:cs="Calibri"/>
          <w:b/>
          <w:bCs/>
          <w:u w:val="single"/>
        </w:rPr>
        <w:t>ugmentation</w:t>
      </w:r>
    </w:p>
    <w:p w14:paraId="24D48CE4" w14:textId="38C65E5C" w:rsidR="002B4A9D" w:rsidRPr="002357F5" w:rsidRDefault="00317D15" w:rsidP="002B4A9D">
      <w:pPr>
        <w:jc w:val="center"/>
        <w:rPr>
          <w:rFonts w:ascii="Calibri" w:hAnsi="Calibri" w:cs="Calibri"/>
          <w:rtl/>
        </w:rPr>
      </w:pPr>
      <w:r>
        <w:rPr>
          <w:noProof/>
        </w:rPr>
        <w:drawing>
          <wp:inline distT="0" distB="0" distL="0" distR="0" wp14:anchorId="0C743923" wp14:editId="61C0B400">
            <wp:extent cx="6645910" cy="2985135"/>
            <wp:effectExtent l="0" t="0" r="2540" b="5715"/>
            <wp:docPr id="116235226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5226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 w:hint="cs"/>
          <w:rtl/>
        </w:rPr>
        <w:t xml:space="preserve"> </w:t>
      </w:r>
      <w:r w:rsidR="002B4A9D">
        <w:rPr>
          <w:rFonts w:ascii="Calibri" w:hAnsi="Calibri" w:cs="Calibri" w:hint="cs"/>
          <w:rtl/>
        </w:rPr>
        <w:t>התוצאה הכי גבוהה:</w:t>
      </w:r>
    </w:p>
    <w:p w14:paraId="092DC03A" w14:textId="460E15BC" w:rsidR="002B4A9D" w:rsidRDefault="00317D15" w:rsidP="002B4A9D">
      <w:pPr>
        <w:bidi w:val="0"/>
        <w:jc w:val="right"/>
        <w:rPr>
          <w:rFonts w:ascii="Calibri" w:hAnsi="Calibri" w:cs="Calibri"/>
        </w:rPr>
      </w:pPr>
      <w:r w:rsidRPr="00317D15">
        <w:rPr>
          <w:rFonts w:ascii="Calibri" w:hAnsi="Calibri" w:cs="Calibri"/>
          <w:noProof/>
        </w:rPr>
        <w:drawing>
          <wp:inline distT="0" distB="0" distL="0" distR="0" wp14:anchorId="256494DB" wp14:editId="1352913D">
            <wp:extent cx="6645910" cy="316230"/>
            <wp:effectExtent l="0" t="0" r="2540" b="7620"/>
            <wp:docPr id="2657558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5580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778B" w14:textId="58E1AD89" w:rsidR="00F25C1E" w:rsidRPr="00826A1D" w:rsidRDefault="004D10DD" w:rsidP="003D4AA8">
      <w:p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הבנו שהמודל שאנחנו חוקרים צריך לעבוד עם קבצי דאטה גדולים ו</w:t>
      </w:r>
      <w:r w:rsidR="00335CDE">
        <w:rPr>
          <w:rFonts w:ascii="Calibri" w:hAnsi="Calibri" w:cs="Calibri" w:hint="cs"/>
          <w:rtl/>
        </w:rPr>
        <w:t xml:space="preserve">ראינו כי סט התמונות שלנו קטן מאוד ולכן ביצענו </w:t>
      </w:r>
      <w:r w:rsidR="003D4AA8">
        <w:rPr>
          <w:rFonts w:ascii="Calibri" w:hAnsi="Calibri" w:cs="Calibri"/>
        </w:rPr>
        <w:t>Data Aug</w:t>
      </w:r>
      <w:r w:rsidR="009160BA">
        <w:rPr>
          <w:rFonts w:ascii="Calibri" w:hAnsi="Calibri" w:cs="Calibri"/>
        </w:rPr>
        <w:t>mentaion</w:t>
      </w:r>
      <w:r w:rsidR="009160BA">
        <w:rPr>
          <w:rFonts w:ascii="Calibri" w:hAnsi="Calibri" w:cs="Calibri" w:hint="cs"/>
          <w:rtl/>
        </w:rPr>
        <w:t xml:space="preserve"> </w:t>
      </w:r>
      <w:r>
        <w:rPr>
          <w:rFonts w:ascii="Calibri" w:hAnsi="Calibri" w:cs="Calibri" w:hint="cs"/>
          <w:rtl/>
        </w:rPr>
        <w:t>בתוך הקוד על מנת לשפר את תוצאות המודל</w:t>
      </w:r>
      <w:r w:rsidR="000A22FF">
        <w:rPr>
          <w:rFonts w:ascii="Calibri" w:hAnsi="Calibri" w:cs="Calibri" w:hint="cs"/>
          <w:rtl/>
        </w:rPr>
        <w:t xml:space="preserve">. ניתן לראות כי </w:t>
      </w:r>
      <w:r w:rsidR="007A4534">
        <w:rPr>
          <w:rFonts w:ascii="Calibri" w:hAnsi="Calibri" w:cs="Calibri" w:hint="cs"/>
          <w:rtl/>
        </w:rPr>
        <w:t xml:space="preserve">ציון הדיוק לא השתפר כלל ולכן נאלצנו לעשות </w:t>
      </w:r>
      <w:r w:rsidR="00BA204B">
        <w:rPr>
          <w:rFonts w:ascii="Calibri" w:hAnsi="Calibri" w:cs="Calibri"/>
        </w:rPr>
        <w:t>Data Augmentaion</w:t>
      </w:r>
      <w:r w:rsidR="00BA204B">
        <w:rPr>
          <w:rFonts w:ascii="Calibri" w:hAnsi="Calibri" w:cs="Calibri" w:hint="cs"/>
          <w:rtl/>
        </w:rPr>
        <w:t xml:space="preserve"> </w:t>
      </w:r>
      <w:r w:rsidR="00BE10F3">
        <w:rPr>
          <w:rFonts w:ascii="Calibri" w:hAnsi="Calibri" w:cs="Calibri" w:hint="cs"/>
          <w:rtl/>
        </w:rPr>
        <w:t>עוד לפני שלב הכנת הנתונים.</w:t>
      </w:r>
      <w:r w:rsidR="00D56A8D">
        <w:rPr>
          <w:rFonts w:ascii="Calibri" w:hAnsi="Calibri" w:cs="Calibri"/>
          <w:rtl/>
        </w:rPr>
        <w:br w:type="page"/>
      </w:r>
    </w:p>
    <w:p w14:paraId="45E75CD3" w14:textId="77777777" w:rsidR="00FC201A" w:rsidRDefault="00FC201A" w:rsidP="00E41592">
      <w:pPr>
        <w:pStyle w:val="ListParagraph"/>
        <w:ind w:left="360"/>
        <w:rPr>
          <w:rFonts w:ascii="Calibri" w:hAnsi="Calibri" w:cs="Calibri"/>
          <w:rtl/>
        </w:rPr>
      </w:pPr>
    </w:p>
    <w:p w14:paraId="521CA82E" w14:textId="38AFA8B1" w:rsidR="00E41592" w:rsidRPr="00E41592" w:rsidRDefault="007A5A1F" w:rsidP="00E41592">
      <w:pPr>
        <w:pStyle w:val="ListParagraph"/>
        <w:ind w:left="360"/>
        <w:rPr>
          <w:rFonts w:ascii="Calibri" w:hAnsi="Calibri" w:cs="Calibri"/>
          <w:rtl/>
        </w:rPr>
      </w:pPr>
      <w:r w:rsidRPr="00FC201A">
        <w:rPr>
          <w:rFonts w:ascii="Calibri" w:hAnsi="Calibri" w:cs="Calibri" w:hint="cs"/>
          <w:b/>
          <w:bCs/>
          <w:rtl/>
        </w:rPr>
        <w:t>לבסוף</w:t>
      </w:r>
      <w:r>
        <w:rPr>
          <w:rFonts w:ascii="Calibri" w:hAnsi="Calibri" w:cs="Calibri" w:hint="cs"/>
          <w:rtl/>
        </w:rPr>
        <w:t xml:space="preserve"> סברנו כי תוצאות המודל נמוכות לא בגלל טיב המודל או </w:t>
      </w:r>
      <w:r w:rsidR="00166840">
        <w:rPr>
          <w:rFonts w:ascii="Calibri" w:hAnsi="Calibri" w:cs="Calibri" w:hint="cs"/>
          <w:rtl/>
        </w:rPr>
        <w:t>ארכיטקטורה</w:t>
      </w:r>
      <w:r>
        <w:rPr>
          <w:rFonts w:ascii="Calibri" w:hAnsi="Calibri" w:cs="Calibri" w:hint="cs"/>
          <w:rtl/>
        </w:rPr>
        <w:t xml:space="preserve"> של המודל אל</w:t>
      </w:r>
      <w:r w:rsidR="00AD4B04">
        <w:rPr>
          <w:rFonts w:ascii="Calibri" w:hAnsi="Calibri" w:cs="Calibri" w:hint="cs"/>
          <w:rtl/>
        </w:rPr>
        <w:t xml:space="preserve">א </w:t>
      </w:r>
      <w:r>
        <w:rPr>
          <w:rFonts w:ascii="Calibri" w:hAnsi="Calibri" w:cs="Calibri" w:hint="cs"/>
          <w:rtl/>
        </w:rPr>
        <w:t>בגלל</w:t>
      </w:r>
      <w:r w:rsidR="00590F47">
        <w:rPr>
          <w:rFonts w:ascii="Calibri" w:hAnsi="Calibri" w:cs="Calibri" w:hint="cs"/>
          <w:rtl/>
        </w:rPr>
        <w:t xml:space="preserve"> סט התמונות של המודל</w:t>
      </w:r>
      <w:r w:rsidR="0088372B">
        <w:rPr>
          <w:rFonts w:ascii="Calibri" w:hAnsi="Calibri" w:cs="Calibri" w:hint="cs"/>
          <w:rtl/>
        </w:rPr>
        <w:t>. כפי ש</w:t>
      </w:r>
      <w:r w:rsidR="00914204">
        <w:rPr>
          <w:rFonts w:ascii="Calibri" w:hAnsi="Calibri" w:cs="Calibri" w:hint="cs"/>
          <w:rtl/>
        </w:rPr>
        <w:t>הצגנו בסעיף ניתוח נתונים ראשונים, ראינו כי ה</w:t>
      </w:r>
      <w:r w:rsidR="0037655B">
        <w:rPr>
          <w:rFonts w:ascii="Calibri" w:hAnsi="Calibri" w:cs="Calibri" w:hint="cs"/>
          <w:rtl/>
        </w:rPr>
        <w:t xml:space="preserve">דאטה סט שלנו </w:t>
      </w:r>
      <w:r w:rsidR="00EC4CE1">
        <w:rPr>
          <w:rFonts w:ascii="Calibri" w:hAnsi="Calibri" w:cs="Calibri" w:hint="cs"/>
          <w:rtl/>
        </w:rPr>
        <w:t>לא מאוזנת בין המח</w:t>
      </w:r>
      <w:r w:rsidR="008F6D69">
        <w:rPr>
          <w:rFonts w:ascii="Calibri" w:hAnsi="Calibri" w:cs="Calibri" w:hint="cs"/>
          <w:rtl/>
        </w:rPr>
        <w:t>לקות.</w:t>
      </w:r>
      <w:r w:rsidR="005A3CB5">
        <w:rPr>
          <w:rFonts w:ascii="Calibri" w:hAnsi="Calibri" w:cs="Calibri"/>
          <w:rtl/>
        </w:rPr>
        <w:br/>
      </w:r>
      <w:r w:rsidR="00802D2A">
        <w:rPr>
          <w:rFonts w:ascii="Calibri" w:hAnsi="Calibri" w:cs="Calibri" w:hint="cs"/>
          <w:rtl/>
        </w:rPr>
        <w:t xml:space="preserve">ראשית, איחדנו בין הסט תמונות של האימון ושל המבחן לאחר </w:t>
      </w:r>
      <w:r w:rsidR="00F630FD">
        <w:rPr>
          <w:rFonts w:ascii="Calibri" w:hAnsi="Calibri" w:cs="Calibri" w:hint="cs"/>
          <w:rtl/>
        </w:rPr>
        <w:t xml:space="preserve">מכן </w:t>
      </w:r>
      <w:r w:rsidR="00112C1E">
        <w:rPr>
          <w:rFonts w:ascii="Calibri" w:hAnsi="Calibri" w:cs="Calibri" w:hint="cs"/>
          <w:rtl/>
        </w:rPr>
        <w:t>יצרנו פונקציה שנכנסת לכל תיקייה ובודק</w:t>
      </w:r>
      <w:r w:rsidR="00F630FD">
        <w:rPr>
          <w:rFonts w:ascii="Calibri" w:hAnsi="Calibri" w:cs="Calibri" w:hint="cs"/>
          <w:rtl/>
        </w:rPr>
        <w:t>ת</w:t>
      </w:r>
      <w:r w:rsidR="00802D2A">
        <w:rPr>
          <w:rFonts w:ascii="Calibri" w:hAnsi="Calibri" w:cs="Calibri" w:hint="cs"/>
          <w:rtl/>
        </w:rPr>
        <w:t xml:space="preserve"> כמה </w:t>
      </w:r>
      <w:r w:rsidR="00F630FD">
        <w:rPr>
          <w:rFonts w:ascii="Calibri" w:hAnsi="Calibri" w:cs="Calibri" w:hint="cs"/>
          <w:rtl/>
        </w:rPr>
        <w:t xml:space="preserve">תמונות יש בכל תיקיה, </w:t>
      </w:r>
      <w:r w:rsidR="00203561">
        <w:rPr>
          <w:rFonts w:ascii="Calibri" w:hAnsi="Calibri" w:cs="Calibri" w:hint="cs"/>
          <w:rtl/>
        </w:rPr>
        <w:t>במידה</w:t>
      </w:r>
      <w:r w:rsidR="00F630FD">
        <w:rPr>
          <w:rFonts w:ascii="Calibri" w:hAnsi="Calibri" w:cs="Calibri" w:hint="cs"/>
          <w:rtl/>
        </w:rPr>
        <w:t xml:space="preserve"> </w:t>
      </w:r>
      <w:r w:rsidR="00203561">
        <w:rPr>
          <w:rFonts w:ascii="Calibri" w:hAnsi="Calibri" w:cs="Calibri" w:hint="cs"/>
          <w:rtl/>
        </w:rPr>
        <w:t>ו</w:t>
      </w:r>
      <w:r w:rsidR="00F630FD">
        <w:rPr>
          <w:rFonts w:ascii="Calibri" w:hAnsi="Calibri" w:cs="Calibri" w:hint="cs"/>
          <w:rtl/>
        </w:rPr>
        <w:t xml:space="preserve">חסר לה כמות תמונות ממה שהגדרנו היא משלימה בעזרת </w:t>
      </w:r>
      <w:r w:rsidR="00F630FD" w:rsidRPr="00F630FD">
        <w:rPr>
          <w:rFonts w:ascii="Calibri" w:hAnsi="Calibri" w:cs="Calibri"/>
        </w:rPr>
        <w:t xml:space="preserve">Data </w:t>
      </w:r>
      <w:r w:rsidR="008E6A01">
        <w:rPr>
          <w:rFonts w:ascii="Calibri" w:hAnsi="Calibri" w:cs="Calibri"/>
        </w:rPr>
        <w:t>A</w:t>
      </w:r>
      <w:r w:rsidR="00F630FD" w:rsidRPr="00F630FD">
        <w:rPr>
          <w:rFonts w:ascii="Calibri" w:hAnsi="Calibri" w:cs="Calibri"/>
        </w:rPr>
        <w:t>ugmentation</w:t>
      </w:r>
      <w:r w:rsidR="00F630FD">
        <w:rPr>
          <w:rFonts w:ascii="Calibri" w:hAnsi="Calibri" w:cs="Calibri" w:hint="cs"/>
          <w:rtl/>
        </w:rPr>
        <w:t xml:space="preserve"> </w:t>
      </w:r>
      <w:r w:rsidR="00653576">
        <w:rPr>
          <w:rFonts w:ascii="Calibri" w:hAnsi="Calibri" w:cs="Calibri" w:hint="cs"/>
          <w:rtl/>
        </w:rPr>
        <w:t>כמות תמונות לת</w:t>
      </w:r>
      <w:r w:rsidR="00BA73A2">
        <w:rPr>
          <w:rFonts w:ascii="Calibri" w:hAnsi="Calibri" w:cs="Calibri" w:hint="cs"/>
          <w:rtl/>
        </w:rPr>
        <w:t>י</w:t>
      </w:r>
      <w:r w:rsidR="00653576">
        <w:rPr>
          <w:rFonts w:ascii="Calibri" w:hAnsi="Calibri" w:cs="Calibri" w:hint="cs"/>
          <w:rtl/>
        </w:rPr>
        <w:t>קיה, ו</w:t>
      </w:r>
      <w:r w:rsidR="00BA73A2">
        <w:rPr>
          <w:rFonts w:ascii="Calibri" w:hAnsi="Calibri" w:cs="Calibri" w:hint="cs"/>
          <w:rtl/>
        </w:rPr>
        <w:t>בכך</w:t>
      </w:r>
      <w:r w:rsidR="00653576">
        <w:rPr>
          <w:rFonts w:ascii="Calibri" w:hAnsi="Calibri" w:cs="Calibri" w:hint="cs"/>
          <w:rtl/>
        </w:rPr>
        <w:t xml:space="preserve"> השלמנו תמונות ואיזנו בין המחלקות </w:t>
      </w:r>
      <w:r w:rsidR="00BA73A2">
        <w:rPr>
          <w:rFonts w:ascii="Calibri" w:hAnsi="Calibri" w:cs="Calibri" w:hint="cs"/>
          <w:rtl/>
        </w:rPr>
        <w:t xml:space="preserve">.כעת </w:t>
      </w:r>
      <w:r w:rsidR="00653576">
        <w:rPr>
          <w:rFonts w:ascii="Calibri" w:hAnsi="Calibri" w:cs="Calibri" w:hint="cs"/>
          <w:rtl/>
        </w:rPr>
        <w:t xml:space="preserve"> יש בכל מחלקה כ3500 תמונות, מה שאומר </w:t>
      </w:r>
      <w:r w:rsidR="00E41592">
        <w:rPr>
          <w:rFonts w:ascii="Calibri" w:hAnsi="Calibri" w:cs="Calibri" w:hint="cs"/>
          <w:rtl/>
        </w:rPr>
        <w:t xml:space="preserve">כ 14,000 תמונות בכל הדאטה סט שלנו לעומת </w:t>
      </w:r>
      <w:r w:rsidR="00580413">
        <w:rPr>
          <w:rFonts w:ascii="Calibri" w:hAnsi="Calibri" w:cs="Calibri" w:hint="cs"/>
          <w:rtl/>
        </w:rPr>
        <w:t>3,264 תמונות מהדאטה סט הקודם</w:t>
      </w:r>
    </w:p>
    <w:p w14:paraId="06C90429" w14:textId="77777777" w:rsidR="00166840" w:rsidRDefault="00166840" w:rsidP="0088372B">
      <w:pPr>
        <w:pStyle w:val="ListParagraph"/>
        <w:ind w:left="360"/>
        <w:rPr>
          <w:rFonts w:ascii="Calibri" w:hAnsi="Calibri" w:cs="Calibri"/>
          <w:rtl/>
        </w:rPr>
      </w:pPr>
    </w:p>
    <w:p w14:paraId="663C24CA" w14:textId="77777777" w:rsidR="008F6D69" w:rsidRDefault="008F6D69" w:rsidP="0088372B">
      <w:pPr>
        <w:pStyle w:val="ListParagraph"/>
        <w:ind w:left="360"/>
        <w:rPr>
          <w:rFonts w:ascii="Calibri" w:hAnsi="Calibri" w:cs="Calibri"/>
          <w:rtl/>
        </w:rPr>
      </w:pPr>
    </w:p>
    <w:p w14:paraId="4F2DEACE" w14:textId="21423790" w:rsidR="00791CE2" w:rsidRPr="003F5B15" w:rsidRDefault="003F5B15" w:rsidP="003F5B15">
      <w:pPr>
        <w:pStyle w:val="ListParagraph"/>
        <w:ind w:left="360"/>
        <w:jc w:val="center"/>
        <w:rPr>
          <w:rFonts w:ascii="Calibri" w:hAnsi="Calibri" w:cs="Calibri"/>
          <w:b/>
          <w:bCs/>
          <w:rtl/>
        </w:rPr>
      </w:pPr>
      <w:r w:rsidRPr="003F5B15">
        <w:rPr>
          <w:rFonts w:ascii="Calibri" w:hAnsi="Calibri" w:cs="Calibri" w:hint="cs"/>
          <w:b/>
          <w:bCs/>
          <w:rtl/>
        </w:rPr>
        <w:t xml:space="preserve">כמות דוגמאות מכל מחלקה </w:t>
      </w:r>
      <w:r w:rsidRPr="003F5B15">
        <w:rPr>
          <w:rFonts w:ascii="Calibri" w:hAnsi="Calibri" w:cs="Calibri"/>
          <w:b/>
          <w:bCs/>
          <w:rtl/>
        </w:rPr>
        <w:t>–</w:t>
      </w:r>
      <w:r w:rsidRPr="003F5B15">
        <w:rPr>
          <w:rFonts w:ascii="Calibri" w:hAnsi="Calibri" w:cs="Calibri" w:hint="cs"/>
          <w:b/>
          <w:bCs/>
          <w:rtl/>
        </w:rPr>
        <w:t xml:space="preserve"> לפני </w:t>
      </w:r>
      <w:r w:rsidR="00826A1D">
        <w:rPr>
          <w:rFonts w:ascii="Calibri" w:hAnsi="Calibri" w:cs="Calibri"/>
          <w:b/>
          <w:bCs/>
        </w:rPr>
        <w:t>D</w:t>
      </w:r>
      <w:r w:rsidRPr="003F5B15">
        <w:rPr>
          <w:rFonts w:ascii="Calibri" w:hAnsi="Calibri" w:cs="Calibri"/>
          <w:b/>
          <w:bCs/>
        </w:rPr>
        <w:t xml:space="preserve">ata </w:t>
      </w:r>
      <w:r w:rsidR="00826A1D">
        <w:rPr>
          <w:rFonts w:ascii="Calibri" w:hAnsi="Calibri" w:cs="Calibri"/>
          <w:b/>
          <w:bCs/>
        </w:rPr>
        <w:t>A</w:t>
      </w:r>
      <w:r w:rsidRPr="003F5B15">
        <w:rPr>
          <w:rFonts w:ascii="Calibri" w:hAnsi="Calibri" w:cs="Calibri"/>
          <w:b/>
          <w:bCs/>
        </w:rPr>
        <w:t>ugmentation</w:t>
      </w:r>
    </w:p>
    <w:p w14:paraId="5D629ED5" w14:textId="70C44850" w:rsidR="00F25C1E" w:rsidRDefault="003F5B15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8259" behindDoc="1" locked="0" layoutInCell="1" allowOverlap="1" wp14:anchorId="6F00F1AE" wp14:editId="0D690DDE">
            <wp:simplePos x="0" y="0"/>
            <wp:positionH relativeFrom="column">
              <wp:posOffset>994410</wp:posOffset>
            </wp:positionH>
            <wp:positionV relativeFrom="paragraph">
              <wp:posOffset>23330</wp:posOffset>
            </wp:positionV>
            <wp:extent cx="4622165" cy="2926080"/>
            <wp:effectExtent l="0" t="0" r="6985" b="7620"/>
            <wp:wrapTight wrapText="bothSides">
              <wp:wrapPolygon edited="0">
                <wp:start x="0" y="0"/>
                <wp:lineTo x="0" y="21516"/>
                <wp:lineTo x="21544" y="21516"/>
                <wp:lineTo x="21544" y="0"/>
                <wp:lineTo x="0" y="0"/>
              </wp:wrapPolygon>
            </wp:wrapTight>
            <wp:docPr id="51562076" name="תמונה 1">
              <a:extLst xmlns:a="http://schemas.openxmlformats.org/drawingml/2006/main">
                <a:ext uri="{FF2B5EF4-FFF2-40B4-BE49-F238E27FC236}">
                  <a16:creationId xmlns:a16="http://schemas.microsoft.com/office/drawing/2014/main" id="{82241011-4ACE-EA51-500E-5B0111E33D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1">
                      <a:extLst>
                        <a:ext uri="{FF2B5EF4-FFF2-40B4-BE49-F238E27FC236}">
                          <a16:creationId xmlns:a16="http://schemas.microsoft.com/office/drawing/2014/main" id="{82241011-4ACE-EA51-500E-5B0111E33DC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65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31D9C" w14:textId="67F68E66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05528866" w14:textId="16A164DE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300265EA" w14:textId="597B1D4F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69E34414" w14:textId="4856F389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77504111" w14:textId="2FF604F9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295E7906" w14:textId="3F100A74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75CA2F24" w14:textId="057DDCBD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7995BD99" w14:textId="7777777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50B1A3A9" w14:textId="085B6BF9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4429A420" w14:textId="7777777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2F130D29" w14:textId="59403184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7AD60A09" w14:textId="7777777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7EF25794" w14:textId="6BB3D57E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2EC416AE" w14:textId="0190F356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23695C5B" w14:textId="7777777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1B4083B9" w14:textId="1BC6B8FD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100E981A" w14:textId="77777777" w:rsidR="000F68FF" w:rsidRDefault="000F68FF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1DD91A51" w14:textId="7777777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41C8AA45" w14:textId="1315BB38" w:rsidR="00F25C1E" w:rsidRPr="009638C7" w:rsidRDefault="009638C7" w:rsidP="009638C7">
      <w:pPr>
        <w:pStyle w:val="ListParagraph"/>
        <w:ind w:left="360"/>
        <w:jc w:val="center"/>
        <w:rPr>
          <w:rFonts w:ascii="Calibri" w:hAnsi="Calibri" w:cs="Calibri"/>
          <w:b/>
          <w:bCs/>
        </w:rPr>
      </w:pPr>
      <w:r>
        <w:rPr>
          <w:noProof/>
        </w:rPr>
        <w:drawing>
          <wp:anchor distT="0" distB="0" distL="114300" distR="114300" simplePos="0" relativeHeight="251658260" behindDoc="1" locked="0" layoutInCell="1" allowOverlap="1" wp14:anchorId="1714565B" wp14:editId="43873200">
            <wp:simplePos x="0" y="0"/>
            <wp:positionH relativeFrom="column">
              <wp:posOffset>1140653</wp:posOffset>
            </wp:positionH>
            <wp:positionV relativeFrom="paragraph">
              <wp:posOffset>173990</wp:posOffset>
            </wp:positionV>
            <wp:extent cx="4572000" cy="2863069"/>
            <wp:effectExtent l="0" t="0" r="0" b="0"/>
            <wp:wrapTight wrapText="bothSides">
              <wp:wrapPolygon edited="0">
                <wp:start x="0" y="0"/>
                <wp:lineTo x="0" y="21418"/>
                <wp:lineTo x="21510" y="21418"/>
                <wp:lineTo x="21510" y="0"/>
                <wp:lineTo x="0" y="0"/>
              </wp:wrapPolygon>
            </wp:wrapTight>
            <wp:docPr id="3" name="תמונה 2">
              <a:extLst xmlns:a="http://schemas.openxmlformats.org/drawingml/2006/main">
                <a:ext uri="{FF2B5EF4-FFF2-40B4-BE49-F238E27FC236}">
                  <a16:creationId xmlns:a16="http://schemas.microsoft.com/office/drawing/2014/main" id="{9CF8959D-C3AA-65EC-7B08-26AF3E4B60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2">
                      <a:extLst>
                        <a:ext uri="{FF2B5EF4-FFF2-40B4-BE49-F238E27FC236}">
                          <a16:creationId xmlns:a16="http://schemas.microsoft.com/office/drawing/2014/main" id="{9CF8959D-C3AA-65EC-7B08-26AF3E4B601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630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5B15">
        <w:rPr>
          <w:rFonts w:ascii="Calibri" w:hAnsi="Calibri" w:cs="Calibri" w:hint="cs"/>
          <w:b/>
          <w:bCs/>
          <w:rtl/>
        </w:rPr>
        <w:t xml:space="preserve">כמות דוגמאות מכל מחלקה </w:t>
      </w:r>
      <w:r w:rsidRPr="003F5B15">
        <w:rPr>
          <w:rFonts w:ascii="Calibri" w:hAnsi="Calibri" w:cs="Calibri"/>
          <w:b/>
          <w:bCs/>
          <w:rtl/>
        </w:rPr>
        <w:t>–</w:t>
      </w:r>
      <w:r w:rsidRPr="003F5B15">
        <w:rPr>
          <w:rFonts w:ascii="Calibri" w:hAnsi="Calibri" w:cs="Calibri" w:hint="cs"/>
          <w:b/>
          <w:bCs/>
          <w:rtl/>
        </w:rPr>
        <w:t xml:space="preserve"> </w:t>
      </w:r>
      <w:r>
        <w:rPr>
          <w:rFonts w:ascii="Calibri" w:hAnsi="Calibri" w:cs="Calibri" w:hint="cs"/>
          <w:b/>
          <w:bCs/>
          <w:rtl/>
        </w:rPr>
        <w:t>אחרי</w:t>
      </w:r>
      <w:r w:rsidRPr="003F5B15">
        <w:rPr>
          <w:rFonts w:ascii="Calibri" w:hAnsi="Calibri" w:cs="Calibri" w:hint="cs"/>
          <w:b/>
          <w:bCs/>
          <w:rtl/>
        </w:rPr>
        <w:t xml:space="preserve"> </w:t>
      </w:r>
      <w:r w:rsidR="00BF1CBD">
        <w:rPr>
          <w:rFonts w:ascii="Calibri" w:hAnsi="Calibri" w:cs="Calibri"/>
          <w:b/>
          <w:bCs/>
        </w:rPr>
        <w:t>D</w:t>
      </w:r>
      <w:r w:rsidRPr="003F5B15">
        <w:rPr>
          <w:rFonts w:ascii="Calibri" w:hAnsi="Calibri" w:cs="Calibri"/>
          <w:b/>
          <w:bCs/>
        </w:rPr>
        <w:t xml:space="preserve">ata </w:t>
      </w:r>
      <w:r w:rsidR="00BF1CBD">
        <w:rPr>
          <w:rFonts w:ascii="Calibri" w:hAnsi="Calibri" w:cs="Calibri"/>
          <w:b/>
          <w:bCs/>
        </w:rPr>
        <w:t>A</w:t>
      </w:r>
      <w:r w:rsidRPr="003F5B15">
        <w:rPr>
          <w:rFonts w:ascii="Calibri" w:hAnsi="Calibri" w:cs="Calibri"/>
          <w:b/>
          <w:bCs/>
        </w:rPr>
        <w:t>ugmentation</w:t>
      </w:r>
    </w:p>
    <w:p w14:paraId="055B6500" w14:textId="6D73EB46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5BA70239" w14:textId="6603E65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6093046F" w14:textId="503F65A8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302E5A70" w14:textId="3B32E7AC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0BA2A06C" w14:textId="29340B4A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52943FAF" w14:textId="5F3BA5AC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0EC41549" w14:textId="24F48F6C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7EB256CD" w14:textId="7C422B96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43EAA775" w14:textId="7777777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22544DD7" w14:textId="057C9B4F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4B684264" w14:textId="7777777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04ABCF37" w14:textId="7777777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01552CE3" w14:textId="77777777" w:rsidR="00F25C1E" w:rsidRDefault="00F25C1E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36842C08" w14:textId="77777777" w:rsidR="00F25C1E" w:rsidRDefault="00F25C1E" w:rsidP="00FC201A">
      <w:pPr>
        <w:rPr>
          <w:rFonts w:ascii="Calibri" w:hAnsi="Calibri" w:cs="Calibri"/>
          <w:u w:val="single"/>
          <w:rtl/>
        </w:rPr>
      </w:pPr>
    </w:p>
    <w:p w14:paraId="3C66ECFB" w14:textId="77777777" w:rsidR="00F25C1E" w:rsidRPr="00826A1D" w:rsidRDefault="00F25C1E" w:rsidP="00826A1D">
      <w:pPr>
        <w:rPr>
          <w:rFonts w:ascii="Calibri" w:hAnsi="Calibri" w:cs="Calibri"/>
          <w:u w:val="single"/>
          <w:rtl/>
        </w:rPr>
      </w:pPr>
    </w:p>
    <w:p w14:paraId="7386AC5D" w14:textId="3621CCF5" w:rsidR="005A3CB5" w:rsidRPr="00826A1D" w:rsidRDefault="005A3CB5" w:rsidP="005A3CB5">
      <w:pPr>
        <w:rPr>
          <w:rFonts w:ascii="Calibri" w:hAnsi="Calibri" w:cs="Calibri"/>
          <w:rtl/>
        </w:rPr>
      </w:pPr>
      <w:r w:rsidRPr="00826A1D">
        <w:rPr>
          <w:rFonts w:ascii="Calibri" w:hAnsi="Calibri" w:cs="Calibri" w:hint="cs"/>
          <w:rtl/>
        </w:rPr>
        <w:t xml:space="preserve">לאחר מכן חילקנו את המודל ביחס של 20/80 אימון מבחן, וסט האימון שלנו חילקנו 80/20 לאימון </w:t>
      </w:r>
      <w:r w:rsidR="00550B0D" w:rsidRPr="00826A1D">
        <w:rPr>
          <w:rFonts w:ascii="Calibri" w:hAnsi="Calibri" w:cs="Calibri" w:hint="cs"/>
          <w:rtl/>
        </w:rPr>
        <w:t>ו</w:t>
      </w:r>
      <w:r w:rsidR="00550B0D">
        <w:rPr>
          <w:rFonts w:ascii="Calibri" w:hAnsi="Calibri" w:cs="Calibri" w:hint="cs"/>
          <w:rtl/>
        </w:rPr>
        <w:t>ו</w:t>
      </w:r>
      <w:r w:rsidR="00550B0D" w:rsidRPr="00826A1D">
        <w:rPr>
          <w:rFonts w:ascii="Calibri" w:hAnsi="Calibri" w:cs="Calibri" w:hint="cs"/>
          <w:rtl/>
        </w:rPr>
        <w:t>לידציה</w:t>
      </w:r>
      <w:r w:rsidRPr="00826A1D">
        <w:rPr>
          <w:rFonts w:ascii="Calibri" w:hAnsi="Calibri" w:cs="Calibri" w:hint="cs"/>
          <w:rtl/>
        </w:rPr>
        <w:t xml:space="preserve"> ככה שיש לנו :</w:t>
      </w:r>
    </w:p>
    <w:p w14:paraId="5EA2CA5A" w14:textId="14645088" w:rsidR="005A3CB5" w:rsidRPr="00826A1D" w:rsidRDefault="005A3CB5" w:rsidP="005A3CB5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826A1D">
        <w:rPr>
          <w:rFonts w:ascii="Calibri" w:hAnsi="Calibri" w:cs="Calibri" w:hint="cs"/>
          <w:rtl/>
        </w:rPr>
        <w:t>אימון</w:t>
      </w:r>
      <w:r w:rsidR="00543012" w:rsidRPr="00826A1D">
        <w:rPr>
          <w:rFonts w:ascii="Calibri" w:hAnsi="Calibri" w:cs="Calibri" w:hint="cs"/>
          <w:rtl/>
        </w:rPr>
        <w:t xml:space="preserve"> 8960</w:t>
      </w:r>
    </w:p>
    <w:p w14:paraId="4B90A754" w14:textId="67A8D9C0" w:rsidR="005A3CB5" w:rsidRPr="00826A1D" w:rsidRDefault="005A3CB5" w:rsidP="005A3CB5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826A1D">
        <w:rPr>
          <w:rFonts w:ascii="Calibri" w:hAnsi="Calibri" w:cs="Calibri" w:hint="cs"/>
          <w:rtl/>
        </w:rPr>
        <w:t>מבחן</w:t>
      </w:r>
      <w:r w:rsidR="00587B3B" w:rsidRPr="00826A1D">
        <w:rPr>
          <w:rFonts w:ascii="Calibri" w:hAnsi="Calibri" w:cs="Calibri" w:hint="cs"/>
          <w:rtl/>
        </w:rPr>
        <w:t xml:space="preserve"> 2800</w:t>
      </w:r>
    </w:p>
    <w:p w14:paraId="624E5F93" w14:textId="061DB21C" w:rsidR="00950107" w:rsidRPr="00950107" w:rsidRDefault="00550B0D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950107">
        <w:rPr>
          <w:rFonts w:ascii="Calibri" w:hAnsi="Calibri" w:cs="Calibri" w:hint="cs"/>
          <w:rtl/>
        </w:rPr>
        <w:t>ולידציה</w:t>
      </w:r>
      <w:r w:rsidR="00587B3B" w:rsidRPr="00950107">
        <w:rPr>
          <w:rFonts w:ascii="Calibri" w:hAnsi="Calibri" w:cs="Calibri" w:hint="cs"/>
          <w:rtl/>
        </w:rPr>
        <w:t xml:space="preserve"> </w:t>
      </w:r>
      <w:r w:rsidR="00502729" w:rsidRPr="00950107">
        <w:rPr>
          <w:rFonts w:ascii="Calibri" w:hAnsi="Calibri" w:cs="Calibri" w:hint="cs"/>
          <w:rtl/>
        </w:rPr>
        <w:t>2240</w:t>
      </w:r>
    </w:p>
    <w:p w14:paraId="400CA6CC" w14:textId="3A2E9447" w:rsidR="00974838" w:rsidRPr="00950107" w:rsidRDefault="00502729" w:rsidP="00950107">
      <w:pPr>
        <w:rPr>
          <w:rFonts w:ascii="Calibri" w:hAnsi="Calibri" w:cs="Calibri"/>
          <w:rtl/>
        </w:rPr>
      </w:pPr>
      <w:r w:rsidRPr="00950107">
        <w:rPr>
          <w:rFonts w:ascii="Calibri" w:hAnsi="Calibri" w:cs="Calibri" w:hint="cs"/>
          <w:rtl/>
        </w:rPr>
        <w:t xml:space="preserve">הכנסו את הדאטה לתוך המודל המקורי שלנו </w:t>
      </w:r>
      <w:r w:rsidRPr="00950107">
        <w:rPr>
          <w:rFonts w:ascii="Calibri" w:hAnsi="Calibri" w:cs="Calibri"/>
        </w:rPr>
        <w:t>EfficientNetB3</w:t>
      </w:r>
      <w:r w:rsidRPr="00950107">
        <w:rPr>
          <w:rFonts w:ascii="Calibri" w:hAnsi="Calibri" w:cs="Calibri" w:hint="cs"/>
          <w:rtl/>
        </w:rPr>
        <w:t xml:space="preserve"> מבלי לשנות אף פרמטר </w:t>
      </w:r>
      <w:r w:rsidR="00837802" w:rsidRPr="00950107">
        <w:rPr>
          <w:rFonts w:ascii="Calibri" w:hAnsi="Calibri" w:cs="Calibri" w:hint="cs"/>
          <w:rtl/>
        </w:rPr>
        <w:t xml:space="preserve">והרצנו אותו עם 50 </w:t>
      </w:r>
      <w:r w:rsidR="00837802" w:rsidRPr="00950107">
        <w:rPr>
          <w:rFonts w:ascii="Calibri" w:hAnsi="Calibri" w:cs="Calibri"/>
        </w:rPr>
        <w:t>Epochs</w:t>
      </w:r>
      <w:r w:rsidR="00837802" w:rsidRPr="00950107">
        <w:rPr>
          <w:rFonts w:ascii="Calibri" w:hAnsi="Calibri" w:cs="Calibri" w:hint="cs"/>
          <w:rtl/>
        </w:rPr>
        <w:t xml:space="preserve"> </w:t>
      </w:r>
      <w:r w:rsidRPr="00950107">
        <w:rPr>
          <w:rFonts w:ascii="Calibri" w:hAnsi="Calibri" w:cs="Calibri" w:hint="cs"/>
          <w:rtl/>
        </w:rPr>
        <w:t xml:space="preserve">ולהלן התוצאות הנפלאות </w:t>
      </w:r>
      <w:r w:rsidR="007B688E">
        <w:rPr>
          <w:rFonts w:ascii="Calibri" w:hAnsi="Calibri" w:cs="Calibri" w:hint="cs"/>
          <w:rtl/>
        </w:rPr>
        <w:t xml:space="preserve">: </w:t>
      </w:r>
    </w:p>
    <w:p w14:paraId="049FC29A" w14:textId="77777777" w:rsidR="00502729" w:rsidRPr="00C42D69" w:rsidRDefault="00502729" w:rsidP="007A2631">
      <w:pPr>
        <w:pStyle w:val="ListParagraph"/>
        <w:ind w:left="360"/>
        <w:rPr>
          <w:rFonts w:ascii="Calibri" w:hAnsi="Calibri" w:cs="Calibri"/>
          <w:rtl/>
        </w:rPr>
      </w:pPr>
    </w:p>
    <w:p w14:paraId="17E542B2" w14:textId="3993F68B" w:rsidR="00502729" w:rsidRPr="00325412" w:rsidRDefault="0073010E" w:rsidP="00325412">
      <w:pPr>
        <w:pStyle w:val="ListParagraph"/>
        <w:ind w:left="0"/>
        <w:jc w:val="center"/>
        <w:rPr>
          <w:rFonts w:ascii="Calibri" w:hAnsi="Calibri" w:cs="Calibri"/>
          <w:b/>
          <w:bCs/>
          <w:u w:val="single"/>
          <w:rtl/>
        </w:rPr>
      </w:pPr>
      <w:r w:rsidRPr="00325412">
        <w:rPr>
          <w:rFonts w:ascii="Calibri" w:hAnsi="Calibri" w:cs="Calibri" w:hint="cs"/>
          <w:b/>
          <w:bCs/>
          <w:u w:val="single"/>
          <w:rtl/>
        </w:rPr>
        <w:t xml:space="preserve">גרף </w:t>
      </w:r>
      <w:r w:rsidR="0081117B" w:rsidRPr="00325412">
        <w:rPr>
          <w:rFonts w:ascii="Calibri" w:hAnsi="Calibri" w:cs="Calibri" w:hint="cs"/>
          <w:b/>
          <w:bCs/>
          <w:u w:val="single"/>
          <w:rtl/>
        </w:rPr>
        <w:t xml:space="preserve">19 </w:t>
      </w:r>
      <w:r w:rsidR="005E26AB">
        <w:rPr>
          <w:rFonts w:ascii="Calibri" w:hAnsi="Calibri" w:cs="Calibri"/>
          <w:b/>
          <w:bCs/>
          <w:u w:val="single"/>
          <w:rtl/>
        </w:rPr>
        <w:t>–</w:t>
      </w:r>
      <w:r w:rsidR="00325412" w:rsidRPr="00325412">
        <w:rPr>
          <w:rFonts w:ascii="Calibri" w:hAnsi="Calibri" w:cs="Calibri" w:hint="cs"/>
          <w:b/>
          <w:bCs/>
          <w:u w:val="single"/>
          <w:rtl/>
        </w:rPr>
        <w:t xml:space="preserve"> </w:t>
      </w:r>
      <w:r w:rsidR="00325412" w:rsidRPr="00325412">
        <w:rPr>
          <w:rFonts w:ascii="Calibri" w:hAnsi="Calibri" w:cs="Calibri"/>
          <w:b/>
          <w:bCs/>
          <w:u w:val="single"/>
        </w:rPr>
        <w:t>EfficientNetB3</w:t>
      </w:r>
      <w:r w:rsidR="00325412" w:rsidRPr="00325412">
        <w:rPr>
          <w:rFonts w:ascii="Calibri" w:hAnsi="Calibri" w:cs="Calibri" w:hint="cs"/>
          <w:b/>
          <w:bCs/>
          <w:u w:val="single"/>
          <w:rtl/>
        </w:rPr>
        <w:t xml:space="preserve"> עם מחלקות מאוזנות</w:t>
      </w:r>
    </w:p>
    <w:p w14:paraId="13272B15" w14:textId="1FF009F5" w:rsidR="00502729" w:rsidRDefault="00950107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8276" behindDoc="1" locked="0" layoutInCell="1" allowOverlap="1" wp14:anchorId="675432E2" wp14:editId="493AAD36">
            <wp:simplePos x="0" y="0"/>
            <wp:positionH relativeFrom="column">
              <wp:posOffset>474155</wp:posOffset>
            </wp:positionH>
            <wp:positionV relativeFrom="paragraph">
              <wp:posOffset>88339</wp:posOffset>
            </wp:positionV>
            <wp:extent cx="5512991" cy="2651760"/>
            <wp:effectExtent l="0" t="0" r="0" b="0"/>
            <wp:wrapTight wrapText="bothSides">
              <wp:wrapPolygon edited="0">
                <wp:start x="0" y="0"/>
                <wp:lineTo x="0" y="21414"/>
                <wp:lineTo x="21498" y="21414"/>
                <wp:lineTo x="21498" y="0"/>
                <wp:lineTo x="0" y="0"/>
              </wp:wrapPolygon>
            </wp:wrapTight>
            <wp:docPr id="14" name="תמונה 13">
              <a:extLst xmlns:a="http://schemas.openxmlformats.org/drawingml/2006/main">
                <a:ext uri="{FF2B5EF4-FFF2-40B4-BE49-F238E27FC236}">
                  <a16:creationId xmlns:a16="http://schemas.microsoft.com/office/drawing/2014/main" id="{53C68120-97FD-F8D6-96D6-4160E51D64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3">
                      <a:extLst>
                        <a:ext uri="{FF2B5EF4-FFF2-40B4-BE49-F238E27FC236}">
                          <a16:creationId xmlns:a16="http://schemas.microsoft.com/office/drawing/2014/main" id="{53C68120-97FD-F8D6-96D6-4160E51D64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991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EF0ED" w14:textId="77777777" w:rsidR="00950107" w:rsidRDefault="00950107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53157AA7" w14:textId="000F1554" w:rsidR="00502729" w:rsidRPr="008976EF" w:rsidRDefault="00950107" w:rsidP="007A2631">
      <w:pPr>
        <w:pStyle w:val="ListParagraph"/>
        <w:ind w:left="360"/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  <w:r w:rsidR="001C3796" w:rsidRPr="008976EF">
        <w:rPr>
          <w:rFonts w:ascii="Calibri" w:hAnsi="Calibri" w:cs="Calibri" w:hint="cs"/>
          <w:rtl/>
        </w:rPr>
        <w:t xml:space="preserve">כפי שניתן לראות מן הגרף </w:t>
      </w:r>
      <w:r w:rsidR="00026F96" w:rsidRPr="008976EF">
        <w:rPr>
          <w:rFonts w:ascii="Calibri" w:hAnsi="Calibri" w:cs="Calibri" w:hint="cs"/>
          <w:rtl/>
        </w:rPr>
        <w:t xml:space="preserve">אחוז הדיוק עלה משמעותית בצורה מפליאה </w:t>
      </w:r>
      <w:r w:rsidR="00373C4B" w:rsidRPr="008976EF">
        <w:rPr>
          <w:rFonts w:ascii="Calibri" w:hAnsi="Calibri" w:cs="Calibri" w:hint="cs"/>
          <w:rtl/>
        </w:rPr>
        <w:t>וכי הוא מתכנס סביב ה 0.9</w:t>
      </w:r>
      <w:r w:rsidR="00C3602E">
        <w:rPr>
          <w:rFonts w:ascii="Calibri" w:hAnsi="Calibri" w:cs="Calibri" w:hint="cs"/>
          <w:rtl/>
        </w:rPr>
        <w:t>98</w:t>
      </w:r>
      <w:r w:rsidR="00373C4B" w:rsidRPr="008976EF">
        <w:rPr>
          <w:rFonts w:ascii="Calibri" w:hAnsi="Calibri" w:cs="Calibri" w:hint="cs"/>
          <w:rtl/>
        </w:rPr>
        <w:t xml:space="preserve"> </w:t>
      </w:r>
    </w:p>
    <w:p w14:paraId="35B52405" w14:textId="046BAE89" w:rsidR="00502729" w:rsidRDefault="00502729" w:rsidP="007A2631">
      <w:pPr>
        <w:pStyle w:val="ListParagraph"/>
        <w:ind w:left="360"/>
        <w:rPr>
          <w:rFonts w:ascii="Calibri" w:hAnsi="Calibri" w:cs="Calibri"/>
          <w:u w:val="single"/>
          <w:rtl/>
        </w:rPr>
      </w:pPr>
    </w:p>
    <w:p w14:paraId="0EEFFD00" w14:textId="6D0B6793" w:rsidR="00502729" w:rsidRPr="00C7254D" w:rsidRDefault="00EC22DE" w:rsidP="00C7254D">
      <w:pPr>
        <w:pStyle w:val="ListParagraph"/>
        <w:ind w:left="360"/>
        <w:rPr>
          <w:rFonts w:ascii="Calibri" w:hAnsi="Calibri" w:cs="Calibri"/>
          <w:u w:val="single"/>
          <w:rtl/>
        </w:rPr>
      </w:pPr>
      <w:r w:rsidRPr="00EC22DE">
        <w:rPr>
          <w:rFonts w:ascii="Calibri" w:hAnsi="Calibri" w:cs="Calibri"/>
          <w:noProof/>
          <w:u w:val="single"/>
          <w:rtl/>
        </w:rPr>
        <w:drawing>
          <wp:inline distT="0" distB="0" distL="0" distR="0" wp14:anchorId="4D4817F0" wp14:editId="7B60CC8A">
            <wp:extent cx="6073417" cy="287248"/>
            <wp:effectExtent l="0" t="0" r="3810" b="0"/>
            <wp:docPr id="25866138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6138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00883" cy="28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54D">
        <w:rPr>
          <w:rFonts w:ascii="Calibri" w:hAnsi="Calibri" w:cs="Calibri"/>
          <w:u w:val="single"/>
          <w:rtl/>
        </w:rPr>
        <w:br/>
      </w:r>
    </w:p>
    <w:p w14:paraId="6D319646" w14:textId="24506393" w:rsidR="009910EB" w:rsidRPr="00D9742A" w:rsidRDefault="008976EF" w:rsidP="00D9742A">
      <w:pPr>
        <w:pStyle w:val="ListParagraph"/>
        <w:ind w:left="360"/>
        <w:rPr>
          <w:rFonts w:ascii="Calibri" w:hAnsi="Calibri" w:cs="Calibri"/>
          <w:rtl/>
        </w:rPr>
      </w:pPr>
      <w:r w:rsidRPr="008976EF">
        <w:rPr>
          <w:rFonts w:ascii="Calibri" w:hAnsi="Calibri" w:cs="Calibri" w:hint="cs"/>
          <w:rtl/>
        </w:rPr>
        <w:t xml:space="preserve">אין ספק שזה המודל עם הציון </w:t>
      </w:r>
      <w:r>
        <w:rPr>
          <w:rFonts w:ascii="Calibri" w:hAnsi="Calibri" w:cs="Calibri" w:hint="cs"/>
          <w:rtl/>
        </w:rPr>
        <w:t>הכי גבוה</w:t>
      </w:r>
      <w:r w:rsidR="00193842">
        <w:rPr>
          <w:rFonts w:ascii="Calibri" w:hAnsi="Calibri" w:cs="Calibri"/>
        </w:rPr>
        <w:t xml:space="preserve"> </w:t>
      </w:r>
      <w:r>
        <w:rPr>
          <w:rFonts w:ascii="Calibri" w:hAnsi="Calibri" w:cs="Calibri" w:hint="cs"/>
          <w:rtl/>
        </w:rPr>
        <w:t xml:space="preserve">ולכן </w:t>
      </w:r>
      <w:r w:rsidR="009910EB">
        <w:rPr>
          <w:rFonts w:ascii="Calibri" w:hAnsi="Calibri" w:cs="Calibri" w:hint="cs"/>
          <w:rtl/>
        </w:rPr>
        <w:t>נבדוק עליו את סט המבחן שלנו</w:t>
      </w:r>
      <w:r w:rsidR="001A241B">
        <w:rPr>
          <w:rFonts w:ascii="Calibri" w:hAnsi="Calibri" w:cs="Calibri" w:hint="cs"/>
          <w:rtl/>
        </w:rPr>
        <w:t>:</w:t>
      </w:r>
    </w:p>
    <w:p w14:paraId="66808F02" w14:textId="5EE04228" w:rsidR="00B96E29" w:rsidRPr="00A21AB6" w:rsidRDefault="00C5090C" w:rsidP="007A2631">
      <w:pPr>
        <w:pStyle w:val="ListParagraph"/>
        <w:ind w:left="360"/>
        <w:rPr>
          <w:rFonts w:ascii="Calibri" w:hAnsi="Calibri" w:cs="Calibri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8272" behindDoc="1" locked="0" layoutInCell="1" allowOverlap="1" wp14:anchorId="613E2D58" wp14:editId="3D5A6F98">
            <wp:simplePos x="0" y="0"/>
            <wp:positionH relativeFrom="margin">
              <wp:align>center</wp:align>
            </wp:positionH>
            <wp:positionV relativeFrom="paragraph">
              <wp:posOffset>99089</wp:posOffset>
            </wp:positionV>
            <wp:extent cx="2496185" cy="1256030"/>
            <wp:effectExtent l="0" t="0" r="0" b="1270"/>
            <wp:wrapTight wrapText="bothSides">
              <wp:wrapPolygon edited="0">
                <wp:start x="0" y="0"/>
                <wp:lineTo x="0" y="21294"/>
                <wp:lineTo x="21430" y="21294"/>
                <wp:lineTo x="21430" y="0"/>
                <wp:lineTo x="0" y="0"/>
              </wp:wrapPolygon>
            </wp:wrapTight>
            <wp:docPr id="10" name="תמונה 9" descr="תמונה שמכילה טקסט, צילום מסך, גופן, תצוגה&#10;&#10;התיאור נוצר באופן אוטומטי">
              <a:extLst xmlns:a="http://schemas.openxmlformats.org/drawingml/2006/main">
                <a:ext uri="{FF2B5EF4-FFF2-40B4-BE49-F238E27FC236}">
                  <a16:creationId xmlns:a16="http://schemas.microsoft.com/office/drawing/2014/main" id="{D3C0B09F-83A3-653D-5FC1-347CC08BCE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9" descr="תמונה שמכילה טקסט, צילום מסך, גופן, תצוגה&#10;&#10;התיאור נוצר באופן אוטומטי">
                      <a:extLst>
                        <a:ext uri="{FF2B5EF4-FFF2-40B4-BE49-F238E27FC236}">
                          <a16:creationId xmlns:a16="http://schemas.microsoft.com/office/drawing/2014/main" id="{D3C0B09F-83A3-653D-5FC1-347CC08BCE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86FE1" w14:textId="77777777" w:rsidR="00AD149C" w:rsidRDefault="00AD149C" w:rsidP="00BF1CBD">
      <w:pPr>
        <w:pStyle w:val="ListParagraph"/>
        <w:ind w:left="360"/>
        <w:jc w:val="center"/>
        <w:rPr>
          <w:rFonts w:ascii="Calibri" w:hAnsi="Calibri" w:cs="Calibri"/>
          <w:b/>
          <w:bCs/>
          <w:u w:val="single"/>
          <w:rtl/>
        </w:rPr>
      </w:pPr>
    </w:p>
    <w:p w14:paraId="7458CA03" w14:textId="77777777" w:rsidR="00AD149C" w:rsidRDefault="00AD149C" w:rsidP="00BF1CBD">
      <w:pPr>
        <w:pStyle w:val="ListParagraph"/>
        <w:ind w:left="360"/>
        <w:jc w:val="center"/>
        <w:rPr>
          <w:rFonts w:ascii="Calibri" w:hAnsi="Calibri" w:cs="Calibri"/>
          <w:b/>
          <w:bCs/>
          <w:u w:val="single"/>
          <w:rtl/>
        </w:rPr>
      </w:pPr>
    </w:p>
    <w:p w14:paraId="06FD1D01" w14:textId="77777777" w:rsidR="00AD149C" w:rsidRDefault="00AD149C" w:rsidP="00BF1CBD">
      <w:pPr>
        <w:pStyle w:val="ListParagraph"/>
        <w:ind w:left="360"/>
        <w:jc w:val="center"/>
        <w:rPr>
          <w:rFonts w:ascii="Calibri" w:hAnsi="Calibri" w:cs="Calibri"/>
          <w:b/>
          <w:bCs/>
          <w:u w:val="single"/>
          <w:rtl/>
        </w:rPr>
      </w:pPr>
    </w:p>
    <w:p w14:paraId="52A06164" w14:textId="77777777" w:rsidR="00AD149C" w:rsidRDefault="00AD149C" w:rsidP="00BF1CBD">
      <w:pPr>
        <w:pStyle w:val="ListParagraph"/>
        <w:ind w:left="360"/>
        <w:jc w:val="center"/>
        <w:rPr>
          <w:rFonts w:ascii="Calibri" w:hAnsi="Calibri" w:cs="Calibri"/>
          <w:b/>
          <w:bCs/>
          <w:u w:val="single"/>
          <w:rtl/>
        </w:rPr>
      </w:pPr>
    </w:p>
    <w:p w14:paraId="3FDE635E" w14:textId="77777777" w:rsidR="00AD149C" w:rsidRDefault="00AD149C" w:rsidP="00BF1CBD">
      <w:pPr>
        <w:pStyle w:val="ListParagraph"/>
        <w:ind w:left="360"/>
        <w:jc w:val="center"/>
        <w:rPr>
          <w:rFonts w:ascii="Calibri" w:hAnsi="Calibri" w:cs="Calibri"/>
          <w:b/>
          <w:bCs/>
          <w:u w:val="single"/>
          <w:rtl/>
        </w:rPr>
      </w:pPr>
    </w:p>
    <w:p w14:paraId="232E6058" w14:textId="77777777" w:rsidR="00AD149C" w:rsidRDefault="00AD149C" w:rsidP="00BF1CBD">
      <w:pPr>
        <w:pStyle w:val="ListParagraph"/>
        <w:ind w:left="360"/>
        <w:jc w:val="center"/>
        <w:rPr>
          <w:rFonts w:ascii="Calibri" w:hAnsi="Calibri" w:cs="Calibri"/>
          <w:b/>
          <w:bCs/>
          <w:u w:val="single"/>
          <w:rtl/>
        </w:rPr>
      </w:pPr>
    </w:p>
    <w:p w14:paraId="05581070" w14:textId="77777777" w:rsidR="00AD149C" w:rsidRDefault="00AD149C" w:rsidP="00C3602E">
      <w:pPr>
        <w:pStyle w:val="ListParagraph"/>
        <w:ind w:left="360"/>
        <w:rPr>
          <w:rFonts w:ascii="Calibri" w:hAnsi="Calibri" w:cs="Calibri"/>
          <w:b/>
          <w:bCs/>
          <w:u w:val="single"/>
          <w:rtl/>
        </w:rPr>
      </w:pPr>
    </w:p>
    <w:p w14:paraId="1C245E01" w14:textId="77777777" w:rsidR="00B70640" w:rsidRDefault="00C3602E" w:rsidP="00BF1CBD">
      <w:pPr>
        <w:pStyle w:val="ListParagraph"/>
        <w:ind w:left="360"/>
        <w:jc w:val="center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לאחר בדיקה על סט המבחן קיבלנו את התוצאות :</w:t>
      </w:r>
      <w:r>
        <w:rPr>
          <w:rFonts w:ascii="Calibri" w:hAnsi="Calibri" w:cs="Calibri"/>
          <w:rtl/>
        </w:rPr>
        <w:br/>
      </w:r>
      <w:r w:rsidRPr="00D9742A">
        <w:rPr>
          <w:rFonts w:ascii="Calibri" w:hAnsi="Calibri" w:cs="Calibri" w:hint="cs"/>
          <w:b/>
          <w:bCs/>
          <w:rtl/>
        </w:rPr>
        <w:t>דיוק 99.89%</w:t>
      </w:r>
      <w:r w:rsidRPr="00D9742A">
        <w:rPr>
          <w:rFonts w:ascii="Calibri" w:hAnsi="Calibri" w:cs="Calibri"/>
          <w:b/>
          <w:bCs/>
          <w:rtl/>
        </w:rPr>
        <w:br/>
      </w:r>
      <w:r w:rsidRPr="00D9742A">
        <w:rPr>
          <w:rFonts w:ascii="Calibri" w:hAnsi="Calibri" w:cs="Calibri" w:hint="cs"/>
          <w:b/>
          <w:bCs/>
          <w:rtl/>
        </w:rPr>
        <w:t>הפסד 0.0385</w:t>
      </w:r>
    </w:p>
    <w:p w14:paraId="5BB380EB" w14:textId="77777777" w:rsidR="00D9742A" w:rsidRDefault="00D9742A" w:rsidP="00B70640">
      <w:pPr>
        <w:pStyle w:val="ListParagraph"/>
        <w:ind w:left="360"/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58273" behindDoc="1" locked="0" layoutInCell="1" allowOverlap="1" wp14:anchorId="2936AC98" wp14:editId="34331341">
            <wp:simplePos x="0" y="0"/>
            <wp:positionH relativeFrom="column">
              <wp:posOffset>2096921</wp:posOffset>
            </wp:positionH>
            <wp:positionV relativeFrom="paragraph">
              <wp:posOffset>263752</wp:posOffset>
            </wp:positionV>
            <wp:extent cx="4277801" cy="189619"/>
            <wp:effectExtent l="0" t="0" r="0" b="1270"/>
            <wp:wrapTight wrapText="bothSides">
              <wp:wrapPolygon edited="0">
                <wp:start x="0" y="0"/>
                <wp:lineTo x="0" y="19570"/>
                <wp:lineTo x="21452" y="19570"/>
                <wp:lineTo x="21452" y="0"/>
                <wp:lineTo x="0" y="0"/>
              </wp:wrapPolygon>
            </wp:wrapTight>
            <wp:docPr id="12" name="תמונה 11">
              <a:extLst xmlns:a="http://schemas.openxmlformats.org/drawingml/2006/main">
                <a:ext uri="{FF2B5EF4-FFF2-40B4-BE49-F238E27FC236}">
                  <a16:creationId xmlns:a16="http://schemas.microsoft.com/office/drawing/2014/main" id="{A1D62924-9D6A-8689-430E-2A2B548EBA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1">
                      <a:extLst>
                        <a:ext uri="{FF2B5EF4-FFF2-40B4-BE49-F238E27FC236}">
                          <a16:creationId xmlns:a16="http://schemas.microsoft.com/office/drawing/2014/main" id="{A1D62924-9D6A-8689-430E-2A2B548EBA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801" cy="18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640">
        <w:rPr>
          <w:rFonts w:ascii="Calibri" w:hAnsi="Calibri" w:cs="Calibri" w:hint="cs"/>
          <w:rtl/>
        </w:rPr>
        <w:t>זמן לביצוע הערכה :</w:t>
      </w:r>
      <w:r w:rsidR="00B70640">
        <w:rPr>
          <w:rFonts w:ascii="Calibri" w:hAnsi="Calibri" w:cs="Calibri"/>
        </w:rPr>
        <w:t xml:space="preserve"> </w:t>
      </w:r>
      <w:r w:rsidR="00B70640">
        <w:rPr>
          <w:rFonts w:ascii="Calibri" w:hAnsi="Calibri" w:cs="Calibri" w:hint="cs"/>
          <w:rtl/>
        </w:rPr>
        <w:t>8.6 שניות</w:t>
      </w:r>
      <w:r w:rsidR="00C3602E">
        <w:rPr>
          <w:rFonts w:ascii="Calibri" w:hAnsi="Calibri" w:cs="Calibri"/>
          <w:rtl/>
        </w:rPr>
        <w:br/>
      </w:r>
      <w:r w:rsidR="00C3602E">
        <w:rPr>
          <w:rFonts w:ascii="Calibri" w:hAnsi="Calibri" w:cs="Calibri"/>
          <w:rtl/>
        </w:rPr>
        <w:br/>
      </w:r>
      <w:r w:rsidR="00C3602E">
        <w:rPr>
          <w:rFonts w:ascii="Calibri" w:hAnsi="Calibri" w:cs="Calibri"/>
          <w:rtl/>
        </w:rPr>
        <w:br/>
      </w:r>
    </w:p>
    <w:p w14:paraId="408F4D36" w14:textId="73F35837" w:rsidR="009C6464" w:rsidRDefault="00D9742A" w:rsidP="00B70640">
      <w:pPr>
        <w:pStyle w:val="ListParagraph"/>
        <w:ind w:left="360"/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58275" behindDoc="0" locked="0" layoutInCell="1" allowOverlap="1" wp14:anchorId="189972B9" wp14:editId="2D8B44AE">
            <wp:simplePos x="0" y="0"/>
            <wp:positionH relativeFrom="column">
              <wp:posOffset>2114559</wp:posOffset>
            </wp:positionH>
            <wp:positionV relativeFrom="paragraph">
              <wp:posOffset>61121</wp:posOffset>
            </wp:positionV>
            <wp:extent cx="1152525" cy="542925"/>
            <wp:effectExtent l="0" t="0" r="9525" b="9525"/>
            <wp:wrapSquare wrapText="bothSides"/>
            <wp:docPr id="8" name="תמונה 7" descr="תמונה שמכילה טקסט, גופן, כלי, מדריך&#10;&#10;התיאור נוצר באופן אוטומטי">
              <a:extLst xmlns:a="http://schemas.openxmlformats.org/drawingml/2006/main">
                <a:ext uri="{FF2B5EF4-FFF2-40B4-BE49-F238E27FC236}">
                  <a16:creationId xmlns:a16="http://schemas.microsoft.com/office/drawing/2014/main" id="{908FE43B-7065-7B8F-7F7E-5921CD47E8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7" descr="תמונה שמכילה טקסט, גופן, כלי, מדריך&#10;&#10;התיאור נוצר באופן אוטומטי">
                      <a:extLst>
                        <a:ext uri="{FF2B5EF4-FFF2-40B4-BE49-F238E27FC236}">
                          <a16:creationId xmlns:a16="http://schemas.microsoft.com/office/drawing/2014/main" id="{908FE43B-7065-7B8F-7F7E-5921CD47E8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4D01">
        <w:rPr>
          <w:rFonts w:ascii="Calibri" w:hAnsi="Calibri" w:cs="Calibri" w:hint="cs"/>
          <w:rtl/>
        </w:rPr>
        <w:t>בנוסף לדיוק בדקנו גם</w:t>
      </w:r>
      <w:r>
        <w:rPr>
          <w:rFonts w:ascii="Calibri" w:hAnsi="Calibri" w:cs="Calibri" w:hint="cs"/>
          <w:rtl/>
        </w:rPr>
        <w:t xml:space="preserve"> את המדדים הבאים : </w:t>
      </w:r>
    </w:p>
    <w:p w14:paraId="7D0D39F9" w14:textId="77777777" w:rsidR="009C6464" w:rsidRDefault="009C6464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6EB28B7B" w14:textId="77777777" w:rsidR="009C6464" w:rsidRDefault="009C6464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59CE00C7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083E69DC" w14:textId="4B497D40" w:rsidR="00C12DF3" w:rsidRDefault="00950107" w:rsidP="00B70640">
      <w:pPr>
        <w:pStyle w:val="ListParagraph"/>
        <w:ind w:left="360"/>
        <w:rPr>
          <w:rFonts w:ascii="Calibri" w:hAnsi="Calibri" w:cs="Calibri"/>
          <w:rtl/>
        </w:rPr>
      </w:pPr>
      <w:r>
        <w:rPr>
          <w:noProof/>
        </w:rPr>
        <w:drawing>
          <wp:anchor distT="0" distB="0" distL="114300" distR="114300" simplePos="0" relativeHeight="251658274" behindDoc="1" locked="0" layoutInCell="1" allowOverlap="1" wp14:anchorId="5CD2D16B" wp14:editId="23888B2A">
            <wp:simplePos x="0" y="0"/>
            <wp:positionH relativeFrom="column">
              <wp:posOffset>1994618</wp:posOffset>
            </wp:positionH>
            <wp:positionV relativeFrom="paragraph">
              <wp:posOffset>213278</wp:posOffset>
            </wp:positionV>
            <wp:extent cx="3432295" cy="3657600"/>
            <wp:effectExtent l="0" t="0" r="0" b="0"/>
            <wp:wrapSquare wrapText="bothSides"/>
            <wp:docPr id="819224797" name="תמונה 1" descr="תמונה שמכילה טקסט, צילום מסך, מלבן, תרשים&#10;&#10;התיאור נוצר באופן אוטומטי">
              <a:extLst xmlns:a="http://schemas.openxmlformats.org/drawingml/2006/main">
                <a:ext uri="{FF2B5EF4-FFF2-40B4-BE49-F238E27FC236}">
                  <a16:creationId xmlns:a16="http://schemas.microsoft.com/office/drawing/2014/main" id="{12E4B300-5329-2C10-E37C-5812D812AE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24797" name="תמונה 1" descr="תמונה שמכילה טקסט, צילום מסך, מלבן, תרשים&#10;&#10;התיאור נוצר באופן אוטומטי">
                      <a:extLst>
                        <a:ext uri="{FF2B5EF4-FFF2-40B4-BE49-F238E27FC236}">
                          <a16:creationId xmlns:a16="http://schemas.microsoft.com/office/drawing/2014/main" id="{12E4B300-5329-2C10-E37C-5812D812AE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29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0640">
        <w:rPr>
          <w:rFonts w:ascii="Calibri" w:hAnsi="Calibri" w:cs="Calibri" w:hint="cs"/>
          <w:rtl/>
        </w:rPr>
        <w:t xml:space="preserve">ביצענו בדיקה עם </w:t>
      </w:r>
      <w:r w:rsidR="0013319B" w:rsidRPr="0013319B">
        <w:rPr>
          <w:rFonts w:ascii="Calibri" w:hAnsi="Calibri" w:cs="Calibri"/>
        </w:rPr>
        <w:t>confusion matrix</w:t>
      </w:r>
    </w:p>
    <w:p w14:paraId="72A89E66" w14:textId="3FAD6BF3" w:rsidR="00F85E1A" w:rsidRDefault="00950107" w:rsidP="00B70640">
      <w:pPr>
        <w:pStyle w:val="ListParagraph"/>
        <w:ind w:left="360"/>
        <w:rPr>
          <w:rFonts w:ascii="Calibri" w:hAnsi="Calibri" w:cs="Calibri"/>
          <w:rtl/>
        </w:rPr>
      </w:pP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rtl/>
        </w:rPr>
        <w:br/>
      </w:r>
    </w:p>
    <w:p w14:paraId="28ACE245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11F21360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20C373E1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21A420A2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3BD5C999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661B2CBA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182B9566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125A0DC0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38ABC9C5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0A1ABB66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4EBF0F8C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199BF041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5AF850F9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72D1D980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33BC8F25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1D74B656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49DAA14C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76182E72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38BEF5D9" w14:textId="77777777" w:rsidR="00950107" w:rsidRDefault="00950107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08C3A0B7" w14:textId="6D5F4F91" w:rsidR="00F85E1A" w:rsidRDefault="00F85E1A" w:rsidP="00B70640">
      <w:pPr>
        <w:pStyle w:val="ListParagraph"/>
        <w:ind w:left="360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זמן לב</w:t>
      </w:r>
      <w:r w:rsidR="00B533CF">
        <w:rPr>
          <w:rFonts w:ascii="Calibri" w:hAnsi="Calibri" w:cs="Calibri" w:hint="cs"/>
          <w:rtl/>
        </w:rPr>
        <w:t xml:space="preserve">דיקת </w:t>
      </w:r>
      <w:r w:rsidR="00CE188F">
        <w:rPr>
          <w:rFonts w:ascii="Calibri" w:hAnsi="Calibri" w:cs="Calibri" w:hint="cs"/>
          <w:rtl/>
        </w:rPr>
        <w:t>ה</w:t>
      </w:r>
      <w:r w:rsidR="00053926">
        <w:rPr>
          <w:rFonts w:ascii="Calibri" w:hAnsi="Calibri" w:cs="Calibri" w:hint="cs"/>
          <w:rtl/>
        </w:rPr>
        <w:t xml:space="preserve">תוצאות </w:t>
      </w:r>
    </w:p>
    <w:p w14:paraId="55D8FCFD" w14:textId="7C7C6854" w:rsidR="009C6464" w:rsidRDefault="00C12DF3" w:rsidP="00B70640">
      <w:pPr>
        <w:pStyle w:val="ListParagraph"/>
        <w:ind w:left="360"/>
        <w:rPr>
          <w:rFonts w:ascii="Calibri" w:hAnsi="Calibri" w:cs="Calibri"/>
          <w:rtl/>
        </w:rPr>
      </w:pPr>
      <w:r>
        <w:rPr>
          <w:noProof/>
        </w:rPr>
        <w:drawing>
          <wp:inline distT="0" distB="0" distL="0" distR="0" wp14:anchorId="77A2F2F1" wp14:editId="414F0AAD">
            <wp:extent cx="3448531" cy="238158"/>
            <wp:effectExtent l="0" t="0" r="0" b="9525"/>
            <wp:docPr id="13" name="תמונה 12">
              <a:extLst xmlns:a="http://schemas.openxmlformats.org/drawingml/2006/main">
                <a:ext uri="{FF2B5EF4-FFF2-40B4-BE49-F238E27FC236}">
                  <a16:creationId xmlns:a16="http://schemas.microsoft.com/office/drawing/2014/main" id="{23E2E992-D2D5-5D3D-09C9-412F42A8DE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תמונה 12">
                      <a:extLst>
                        <a:ext uri="{FF2B5EF4-FFF2-40B4-BE49-F238E27FC236}">
                          <a16:creationId xmlns:a16="http://schemas.microsoft.com/office/drawing/2014/main" id="{23E2E992-D2D5-5D3D-09C9-412F42A8DE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E4DD" w14:textId="6AE812DA" w:rsidR="009C6464" w:rsidRDefault="009C6464" w:rsidP="00B70640">
      <w:pPr>
        <w:pStyle w:val="ListParagraph"/>
        <w:ind w:left="360"/>
        <w:rPr>
          <w:rFonts w:ascii="Calibri" w:hAnsi="Calibri" w:cs="Calibri"/>
          <w:rtl/>
        </w:rPr>
      </w:pPr>
    </w:p>
    <w:p w14:paraId="6C4C2CBD" w14:textId="43C571B7" w:rsidR="00FE5A7B" w:rsidRPr="00A8486A" w:rsidRDefault="00415BCB" w:rsidP="0050328D">
      <w:pPr>
        <w:pStyle w:val="ListParagraph"/>
        <w:ind w:left="360"/>
        <w:rPr>
          <w:rFonts w:ascii="Calibri" w:hAnsi="Calibri" w:cs="Calibri"/>
          <w:rtl/>
        </w:rPr>
      </w:pPr>
      <w:r w:rsidRPr="00A8486A">
        <w:rPr>
          <w:rFonts w:ascii="Calibri" w:hAnsi="Calibri" w:cs="Calibri" w:hint="cs"/>
          <w:rtl/>
        </w:rPr>
        <w:t xml:space="preserve">מהמטריצה למעלה ניתן לראות כי </w:t>
      </w:r>
      <w:r w:rsidR="00FE5A7B" w:rsidRPr="00A8486A">
        <w:rPr>
          <w:rFonts w:ascii="Calibri" w:hAnsi="Calibri" w:cs="Calibri" w:hint="cs"/>
          <w:rtl/>
        </w:rPr>
        <w:t>יש רק 3 תמונות שהמחשב זיהה כסוג גידול שונה מהגידול שהיה בפועל</w:t>
      </w:r>
      <w:r w:rsidR="0050328D" w:rsidRPr="00A8486A">
        <w:rPr>
          <w:rFonts w:ascii="Calibri" w:hAnsi="Calibri" w:cs="Calibri" w:hint="cs"/>
          <w:rtl/>
        </w:rPr>
        <w:t>.</w:t>
      </w:r>
      <w:r w:rsidR="0050328D" w:rsidRPr="00A8486A">
        <w:rPr>
          <w:rFonts w:ascii="Calibri" w:hAnsi="Calibri" w:cs="Calibri"/>
          <w:rtl/>
        </w:rPr>
        <w:br/>
      </w:r>
      <w:r w:rsidR="00FE5A7B" w:rsidRPr="00A8486A">
        <w:rPr>
          <w:rFonts w:ascii="Calibri" w:hAnsi="Calibri" w:cs="Calibri" w:hint="cs"/>
          <w:rtl/>
        </w:rPr>
        <w:t xml:space="preserve">כמו כן ניתן לראות כי לא היו כלל </w:t>
      </w:r>
      <w:r w:rsidR="00012496" w:rsidRPr="00A8486A">
        <w:rPr>
          <w:rFonts w:ascii="Calibri" w:hAnsi="Calibri" w:cs="Calibri" w:hint="cs"/>
          <w:rtl/>
        </w:rPr>
        <w:t xml:space="preserve">הבחנה </w:t>
      </w:r>
      <w:r w:rsidR="004744DD" w:rsidRPr="00A8486A">
        <w:rPr>
          <w:rFonts w:ascii="Calibri" w:hAnsi="Calibri" w:cs="Calibri" w:hint="cs"/>
          <w:rtl/>
        </w:rPr>
        <w:t>של גידול שבפועל לא היה גידול מה שיכול לגרום לטי</w:t>
      </w:r>
      <w:r w:rsidR="00EE7885" w:rsidRPr="00A8486A">
        <w:rPr>
          <w:rFonts w:ascii="Calibri" w:hAnsi="Calibri" w:cs="Calibri" w:hint="cs"/>
          <w:rtl/>
        </w:rPr>
        <w:t>פולי</w:t>
      </w:r>
      <w:r w:rsidR="004744DD" w:rsidRPr="00A8486A">
        <w:rPr>
          <w:rFonts w:ascii="Calibri" w:hAnsi="Calibri" w:cs="Calibri" w:hint="cs"/>
          <w:rtl/>
        </w:rPr>
        <w:t>ם מ</w:t>
      </w:r>
      <w:r w:rsidR="00EE7885" w:rsidRPr="00A8486A">
        <w:rPr>
          <w:rFonts w:ascii="Calibri" w:hAnsi="Calibri" w:cs="Calibri" w:hint="cs"/>
          <w:rtl/>
        </w:rPr>
        <w:t>סוכ</w:t>
      </w:r>
      <w:r w:rsidR="004744DD" w:rsidRPr="00A8486A">
        <w:rPr>
          <w:rFonts w:ascii="Calibri" w:hAnsi="Calibri" w:cs="Calibri" w:hint="cs"/>
          <w:rtl/>
        </w:rPr>
        <w:t>נים, אבל חשוב</w:t>
      </w:r>
      <w:r w:rsidR="00EE7885" w:rsidRPr="00A8486A">
        <w:rPr>
          <w:rFonts w:ascii="Calibri" w:hAnsi="Calibri" w:cs="Calibri" w:hint="cs"/>
          <w:rtl/>
        </w:rPr>
        <w:t xml:space="preserve"> עוד יותר</w:t>
      </w:r>
      <w:r w:rsidR="004744DD" w:rsidRPr="00A8486A">
        <w:rPr>
          <w:rFonts w:ascii="Calibri" w:hAnsi="Calibri" w:cs="Calibri" w:hint="cs"/>
          <w:rtl/>
        </w:rPr>
        <w:t xml:space="preserve"> לא היה הבחנות </w:t>
      </w:r>
      <w:r w:rsidR="00AE57E9" w:rsidRPr="00A8486A">
        <w:rPr>
          <w:rFonts w:ascii="Calibri" w:hAnsi="Calibri" w:cs="Calibri" w:hint="cs"/>
          <w:rtl/>
        </w:rPr>
        <w:t>ש</w:t>
      </w:r>
      <w:r w:rsidR="000A5092" w:rsidRPr="00A8486A">
        <w:rPr>
          <w:rFonts w:ascii="Calibri" w:hAnsi="Calibri" w:cs="Calibri" w:hint="cs"/>
          <w:rtl/>
        </w:rPr>
        <w:t xml:space="preserve">קבעו </w:t>
      </w:r>
      <w:r w:rsidR="00AE57E9" w:rsidRPr="00A8486A">
        <w:rPr>
          <w:rFonts w:ascii="Calibri" w:hAnsi="Calibri" w:cs="Calibri" w:hint="cs"/>
          <w:rtl/>
        </w:rPr>
        <w:t>"לא גידול" לתמונות שהיו בהן גידול</w:t>
      </w:r>
      <w:r w:rsidR="000A5092" w:rsidRPr="00A8486A">
        <w:rPr>
          <w:rFonts w:ascii="Calibri" w:hAnsi="Calibri" w:cs="Calibri" w:hint="cs"/>
          <w:rtl/>
        </w:rPr>
        <w:t xml:space="preserve"> מסוים</w:t>
      </w:r>
      <w:r w:rsidR="00AE57E9" w:rsidRPr="00A8486A">
        <w:rPr>
          <w:rFonts w:ascii="Calibri" w:hAnsi="Calibri" w:cs="Calibri" w:hint="cs"/>
          <w:rtl/>
        </w:rPr>
        <w:t>, מה שיכול להיות מסוכן מאוד וזה הטעות שכולנו רוצים למזער כמה שיותר</w:t>
      </w:r>
      <w:r w:rsidR="00A8486A" w:rsidRPr="00A8486A">
        <w:rPr>
          <w:rFonts w:ascii="Calibri" w:hAnsi="Calibri" w:cs="Calibri" w:hint="cs"/>
          <w:rtl/>
        </w:rPr>
        <w:t>.</w:t>
      </w:r>
    </w:p>
    <w:p w14:paraId="6A3B8CFE" w14:textId="77777777" w:rsidR="00E84D01" w:rsidRDefault="00E84D01" w:rsidP="00BF1CBD">
      <w:pPr>
        <w:pStyle w:val="ListParagraph"/>
        <w:ind w:left="360"/>
        <w:jc w:val="center"/>
        <w:rPr>
          <w:rFonts w:ascii="Calibri" w:hAnsi="Calibri" w:cs="Calibri"/>
          <w:b/>
          <w:bCs/>
          <w:u w:val="single"/>
          <w:rtl/>
        </w:rPr>
      </w:pPr>
    </w:p>
    <w:p w14:paraId="7A3B6862" w14:textId="41F889D9" w:rsidR="00B96E29" w:rsidRPr="00A8486A" w:rsidRDefault="00A8486A" w:rsidP="00A8486A">
      <w:pPr>
        <w:ind w:left="3600"/>
        <w:rPr>
          <w:rFonts w:ascii="Calibri" w:hAnsi="Calibri" w:cs="Calibri"/>
          <w:b/>
          <w:bCs/>
          <w:u w:val="single"/>
          <w:rtl/>
        </w:rPr>
      </w:pPr>
      <w:r w:rsidRPr="00B96E29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61" behindDoc="0" locked="0" layoutInCell="1" allowOverlap="1" wp14:anchorId="2E3306EC" wp14:editId="3D8C38C4">
            <wp:simplePos x="0" y="0"/>
            <wp:positionH relativeFrom="margin">
              <wp:posOffset>1246505</wp:posOffset>
            </wp:positionH>
            <wp:positionV relativeFrom="paragraph">
              <wp:posOffset>285115</wp:posOffset>
            </wp:positionV>
            <wp:extent cx="4482465" cy="3017520"/>
            <wp:effectExtent l="0" t="0" r="0" b="0"/>
            <wp:wrapSquare wrapText="bothSides"/>
            <wp:docPr id="197533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31049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BED" w:rsidRPr="00A8486A">
        <w:rPr>
          <w:rFonts w:ascii="Calibri" w:hAnsi="Calibri" w:cs="Calibri" w:hint="cs"/>
          <w:b/>
          <w:bCs/>
          <w:u w:val="single"/>
          <w:rtl/>
        </w:rPr>
        <w:t>התמונות בהן המודל זיהה נכון ולא נכון:</w:t>
      </w:r>
    </w:p>
    <w:p w14:paraId="609CF26B" w14:textId="5D1677A3" w:rsidR="00B96E29" w:rsidRDefault="00B96E29" w:rsidP="00571120">
      <w:pPr>
        <w:rPr>
          <w:rFonts w:ascii="Calibri" w:hAnsi="Calibri" w:cs="Calibri"/>
          <w:b/>
          <w:bCs/>
          <w:rtl/>
        </w:rPr>
      </w:pPr>
    </w:p>
    <w:p w14:paraId="0A85A0B5" w14:textId="3B092B64" w:rsidR="00B96E29" w:rsidRDefault="00B96E29" w:rsidP="00571120">
      <w:pPr>
        <w:rPr>
          <w:rFonts w:ascii="Calibri" w:hAnsi="Calibri" w:cs="Calibri"/>
          <w:b/>
          <w:bCs/>
          <w:rtl/>
        </w:rPr>
      </w:pPr>
    </w:p>
    <w:p w14:paraId="2F1D38E8" w14:textId="0DA4E0BD" w:rsidR="00B96E29" w:rsidRDefault="00B96E29" w:rsidP="00571120">
      <w:pPr>
        <w:rPr>
          <w:rFonts w:ascii="Calibri" w:hAnsi="Calibri" w:cs="Calibri"/>
          <w:b/>
          <w:bCs/>
          <w:rtl/>
        </w:rPr>
      </w:pPr>
    </w:p>
    <w:p w14:paraId="60A88825" w14:textId="7BE7794D" w:rsidR="00B96E29" w:rsidRDefault="00B96E29" w:rsidP="00571120">
      <w:pPr>
        <w:rPr>
          <w:rFonts w:ascii="Calibri" w:hAnsi="Calibri" w:cs="Calibri"/>
          <w:b/>
          <w:bCs/>
          <w:rtl/>
        </w:rPr>
      </w:pPr>
    </w:p>
    <w:p w14:paraId="778731E8" w14:textId="77777777" w:rsidR="00B96E29" w:rsidRDefault="00B96E29" w:rsidP="00571120">
      <w:pPr>
        <w:rPr>
          <w:rFonts w:ascii="Calibri" w:hAnsi="Calibri" w:cs="Calibri"/>
          <w:b/>
          <w:bCs/>
          <w:rtl/>
        </w:rPr>
      </w:pPr>
    </w:p>
    <w:p w14:paraId="49CD14D4" w14:textId="77777777" w:rsidR="00B96E29" w:rsidRDefault="00B96E29" w:rsidP="00571120">
      <w:pPr>
        <w:rPr>
          <w:rFonts w:ascii="Calibri" w:hAnsi="Calibri" w:cs="Calibri"/>
          <w:b/>
          <w:bCs/>
          <w:rtl/>
        </w:rPr>
      </w:pPr>
    </w:p>
    <w:p w14:paraId="5FCADB4A" w14:textId="77777777" w:rsidR="00B96E29" w:rsidRDefault="00B96E29" w:rsidP="00571120">
      <w:pPr>
        <w:rPr>
          <w:rFonts w:ascii="Calibri" w:hAnsi="Calibri" w:cs="Calibri"/>
          <w:b/>
          <w:bCs/>
          <w:rtl/>
        </w:rPr>
      </w:pPr>
    </w:p>
    <w:p w14:paraId="619A74EB" w14:textId="77777777" w:rsidR="00B96E29" w:rsidRDefault="00B96E29" w:rsidP="00571120">
      <w:pPr>
        <w:rPr>
          <w:rFonts w:ascii="Calibri" w:hAnsi="Calibri" w:cs="Calibri"/>
          <w:b/>
          <w:bCs/>
          <w:rtl/>
        </w:rPr>
      </w:pPr>
    </w:p>
    <w:p w14:paraId="5572B959" w14:textId="77777777" w:rsidR="00B96E29" w:rsidRDefault="00B96E29" w:rsidP="00571120">
      <w:pPr>
        <w:rPr>
          <w:rFonts w:ascii="Calibri" w:hAnsi="Calibri" w:cs="Calibri"/>
          <w:b/>
          <w:bCs/>
          <w:rtl/>
        </w:rPr>
      </w:pPr>
    </w:p>
    <w:p w14:paraId="64E19D06" w14:textId="77777777" w:rsidR="00B96E29" w:rsidRDefault="00B96E29" w:rsidP="00C957BF">
      <w:pPr>
        <w:pStyle w:val="ListParagraph"/>
        <w:ind w:left="360"/>
        <w:rPr>
          <w:rFonts w:ascii="Calibri" w:hAnsi="Calibri" w:cs="Calibri"/>
          <w:b/>
          <w:bCs/>
          <w:rtl/>
        </w:rPr>
      </w:pPr>
    </w:p>
    <w:p w14:paraId="654E5752" w14:textId="77777777" w:rsidR="00B96E29" w:rsidRDefault="00B96E29" w:rsidP="00C957BF">
      <w:pPr>
        <w:pStyle w:val="ListParagraph"/>
        <w:ind w:left="360"/>
        <w:rPr>
          <w:rFonts w:ascii="Calibri" w:hAnsi="Calibri" w:cs="Calibri"/>
          <w:b/>
          <w:bCs/>
          <w:rtl/>
        </w:rPr>
      </w:pPr>
    </w:p>
    <w:p w14:paraId="78C89190" w14:textId="77777777" w:rsidR="00B96E29" w:rsidRDefault="00B96E29" w:rsidP="00C957BF">
      <w:pPr>
        <w:pStyle w:val="ListParagraph"/>
        <w:ind w:left="360"/>
        <w:rPr>
          <w:rFonts w:ascii="Calibri" w:hAnsi="Calibri" w:cs="Calibri"/>
          <w:b/>
          <w:bCs/>
          <w:rtl/>
        </w:rPr>
      </w:pPr>
    </w:p>
    <w:p w14:paraId="2A33467E" w14:textId="0B98DE86" w:rsidR="000F0BED" w:rsidRPr="00F51B23" w:rsidRDefault="004374E3" w:rsidP="00F51B23">
      <w:pPr>
        <w:ind w:left="1440" w:firstLine="720"/>
        <w:rPr>
          <w:rFonts w:ascii="Calibri" w:hAnsi="Calibri" w:cs="Calibri"/>
          <w:b/>
          <w:bCs/>
          <w:rtl/>
        </w:rPr>
      </w:pPr>
      <w:r w:rsidRPr="00695AD7">
        <w:rPr>
          <w:rFonts w:ascii="Calibri" w:hAnsi="Calibri" w:cs="Calibri" w:hint="cs"/>
          <w:b/>
          <w:bCs/>
          <w:rtl/>
        </w:rPr>
        <w:t xml:space="preserve">ניתן לראות </w:t>
      </w:r>
      <w:r w:rsidR="00EA183B" w:rsidRPr="00695AD7">
        <w:rPr>
          <w:rFonts w:ascii="Calibri" w:hAnsi="Calibri" w:cs="Calibri" w:hint="cs"/>
          <w:b/>
          <w:bCs/>
          <w:rtl/>
        </w:rPr>
        <w:t xml:space="preserve">התאמה בין התמונות שמוצגות פה </w:t>
      </w:r>
      <w:r w:rsidR="0013319B" w:rsidRPr="0013319B">
        <w:rPr>
          <w:rFonts w:ascii="Calibri" w:hAnsi="Calibri" w:cs="Calibri"/>
          <w:b/>
          <w:bCs/>
        </w:rPr>
        <w:t>confusion matrix</w:t>
      </w:r>
      <w:r w:rsidR="00F51B23">
        <w:rPr>
          <w:rFonts w:ascii="Calibri" w:hAnsi="Calibri" w:cs="Calibri" w:hint="cs"/>
          <w:b/>
          <w:bCs/>
          <w:rtl/>
        </w:rPr>
        <w:t>.</w:t>
      </w:r>
    </w:p>
    <w:p w14:paraId="79381420" w14:textId="43BD396F" w:rsidR="002267EB" w:rsidRPr="00C00DD6" w:rsidRDefault="001722BD" w:rsidP="00065CAD">
      <w:pPr>
        <w:pStyle w:val="Heading1"/>
        <w:rPr>
          <w:rFonts w:ascii="Calibri" w:hAnsi="Calibri" w:cs="Calibri"/>
          <w:rtl/>
        </w:rPr>
      </w:pPr>
      <w:r w:rsidRPr="001722BD">
        <w:rPr>
          <w:rFonts w:cs="Arial"/>
          <w:rtl/>
        </w:rPr>
        <w:drawing>
          <wp:anchor distT="0" distB="0" distL="114300" distR="114300" simplePos="0" relativeHeight="251658289" behindDoc="1" locked="0" layoutInCell="1" allowOverlap="1" wp14:anchorId="7232251B" wp14:editId="6F784F28">
            <wp:simplePos x="0" y="0"/>
            <wp:positionH relativeFrom="column">
              <wp:posOffset>-355126</wp:posOffset>
            </wp:positionH>
            <wp:positionV relativeFrom="paragraph">
              <wp:posOffset>4114800</wp:posOffset>
            </wp:positionV>
            <wp:extent cx="7405370" cy="1463040"/>
            <wp:effectExtent l="0" t="0" r="5080" b="3810"/>
            <wp:wrapTight wrapText="bothSides">
              <wp:wrapPolygon edited="0">
                <wp:start x="0" y="0"/>
                <wp:lineTo x="0" y="21375"/>
                <wp:lineTo x="21559" y="21375"/>
                <wp:lineTo x="21559" y="0"/>
                <wp:lineTo x="0" y="0"/>
              </wp:wrapPolygon>
            </wp:wrapTight>
            <wp:docPr id="909741862" name="תמונה 1" descr="תמונה שמכילה טקסט, קו, מספר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41862" name="תמונה 1" descr="תמונה שמכילה טקסט, קו, מספר, צילום מסך&#10;&#10;התיאור נוצר באופן אוטומטי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537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7EB" w:rsidRPr="00C00DD6">
        <w:rPr>
          <w:rFonts w:ascii="Calibri" w:hAnsi="Calibri" w:cs="Calibri" w:hint="cs"/>
          <w:rtl/>
        </w:rPr>
        <w:t>להלן תוצאות של סוגי הריצות השונות</w:t>
      </w:r>
    </w:p>
    <w:p w14:paraId="312EA95E" w14:textId="0AE292DC" w:rsidR="002267EB" w:rsidRDefault="001E64F4" w:rsidP="002267EB">
      <w:pPr>
        <w:rPr>
          <w:rtl/>
        </w:rPr>
      </w:pPr>
      <w:r w:rsidRPr="001E64F4">
        <w:rPr>
          <w:rFonts w:cs="Arial"/>
          <w:noProof/>
          <w:rtl/>
        </w:rPr>
        <w:drawing>
          <wp:anchor distT="0" distB="0" distL="114300" distR="114300" simplePos="0" relativeHeight="251658280" behindDoc="1" locked="0" layoutInCell="1" allowOverlap="1" wp14:anchorId="19E60C21" wp14:editId="5BA1BB1F">
            <wp:simplePos x="0" y="0"/>
            <wp:positionH relativeFrom="column">
              <wp:posOffset>-353833</wp:posOffset>
            </wp:positionH>
            <wp:positionV relativeFrom="paragraph">
              <wp:posOffset>154884</wp:posOffset>
            </wp:positionV>
            <wp:extent cx="7399379" cy="3578087"/>
            <wp:effectExtent l="0" t="0" r="0" b="3810"/>
            <wp:wrapTight wrapText="bothSides">
              <wp:wrapPolygon edited="0">
                <wp:start x="0" y="0"/>
                <wp:lineTo x="0" y="21508"/>
                <wp:lineTo x="21522" y="21508"/>
                <wp:lineTo x="21522" y="0"/>
                <wp:lineTo x="0" y="0"/>
              </wp:wrapPolygon>
            </wp:wrapTight>
            <wp:docPr id="25744125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41258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379" cy="3578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8F0BB" w14:textId="5F65580F" w:rsidR="002267EB" w:rsidRDefault="002267EB" w:rsidP="002267EB">
      <w:pPr>
        <w:rPr>
          <w:rtl/>
        </w:rPr>
      </w:pPr>
    </w:p>
    <w:p w14:paraId="3A887F7E" w14:textId="54053471" w:rsidR="002267EB" w:rsidRDefault="002267EB" w:rsidP="002267EB">
      <w:pPr>
        <w:rPr>
          <w:rtl/>
        </w:rPr>
      </w:pPr>
    </w:p>
    <w:p w14:paraId="24931EC8" w14:textId="77777777" w:rsidR="002267EB" w:rsidRDefault="002267EB" w:rsidP="002267EB">
      <w:pPr>
        <w:rPr>
          <w:rtl/>
        </w:rPr>
      </w:pPr>
    </w:p>
    <w:p w14:paraId="09608A62" w14:textId="77777777" w:rsidR="002267EB" w:rsidRDefault="002267EB" w:rsidP="002267EB">
      <w:pPr>
        <w:rPr>
          <w:rtl/>
        </w:rPr>
      </w:pPr>
    </w:p>
    <w:p w14:paraId="1FAD878F" w14:textId="77777777" w:rsidR="002267EB" w:rsidRDefault="002267EB" w:rsidP="002267EB">
      <w:pPr>
        <w:rPr>
          <w:rtl/>
        </w:rPr>
      </w:pPr>
    </w:p>
    <w:p w14:paraId="3CC05E5B" w14:textId="77777777" w:rsidR="002267EB" w:rsidRDefault="002267EB" w:rsidP="002267EB">
      <w:pPr>
        <w:rPr>
          <w:rtl/>
        </w:rPr>
      </w:pPr>
    </w:p>
    <w:p w14:paraId="3C1C296F" w14:textId="77777777" w:rsidR="002267EB" w:rsidRDefault="002267EB" w:rsidP="002267EB">
      <w:pPr>
        <w:rPr>
          <w:rtl/>
        </w:rPr>
      </w:pPr>
    </w:p>
    <w:p w14:paraId="6967105B" w14:textId="77777777" w:rsidR="002267EB" w:rsidRDefault="002267EB" w:rsidP="002267EB">
      <w:pPr>
        <w:rPr>
          <w:rtl/>
        </w:rPr>
      </w:pPr>
    </w:p>
    <w:p w14:paraId="30EB206D" w14:textId="77777777" w:rsidR="002267EB" w:rsidRDefault="002267EB" w:rsidP="002267EB">
      <w:pPr>
        <w:rPr>
          <w:rtl/>
        </w:rPr>
      </w:pPr>
    </w:p>
    <w:p w14:paraId="280217F7" w14:textId="77777777" w:rsidR="002267EB" w:rsidRDefault="002267EB" w:rsidP="002267EB">
      <w:pPr>
        <w:rPr>
          <w:rtl/>
        </w:rPr>
      </w:pPr>
    </w:p>
    <w:p w14:paraId="7F821828" w14:textId="77777777" w:rsidR="002267EB" w:rsidRDefault="002267EB" w:rsidP="002267EB">
      <w:pPr>
        <w:rPr>
          <w:rtl/>
        </w:rPr>
      </w:pPr>
    </w:p>
    <w:p w14:paraId="5491912E" w14:textId="77777777" w:rsidR="002267EB" w:rsidRDefault="002267EB" w:rsidP="002267EB">
      <w:pPr>
        <w:rPr>
          <w:rtl/>
        </w:rPr>
      </w:pPr>
    </w:p>
    <w:p w14:paraId="6DB16831" w14:textId="77777777" w:rsidR="002267EB" w:rsidRDefault="002267EB" w:rsidP="002267EB">
      <w:pPr>
        <w:rPr>
          <w:rtl/>
        </w:rPr>
      </w:pPr>
    </w:p>
    <w:p w14:paraId="69BE05D6" w14:textId="77777777" w:rsidR="00086F48" w:rsidRDefault="00086F48" w:rsidP="002267EB">
      <w:pPr>
        <w:rPr>
          <w:rtl/>
        </w:rPr>
      </w:pPr>
    </w:p>
    <w:p w14:paraId="34B45E33" w14:textId="77777777" w:rsidR="00086F48" w:rsidRDefault="00086F48" w:rsidP="002267EB">
      <w:pPr>
        <w:rPr>
          <w:rtl/>
        </w:rPr>
      </w:pPr>
    </w:p>
    <w:p w14:paraId="115250C2" w14:textId="77777777" w:rsidR="002267EB" w:rsidRPr="002267EB" w:rsidRDefault="002267EB" w:rsidP="002267EB">
      <w:pPr>
        <w:rPr>
          <w:rtl/>
        </w:rPr>
      </w:pPr>
    </w:p>
    <w:p w14:paraId="561E2336" w14:textId="11976CDD" w:rsidR="00C957BF" w:rsidRDefault="00C957BF" w:rsidP="00065CAD">
      <w:pPr>
        <w:pStyle w:val="Heading1"/>
        <w:rPr>
          <w:rtl/>
        </w:rPr>
      </w:pPr>
      <w:r w:rsidRPr="00CF778A">
        <w:rPr>
          <w:rtl/>
        </w:rPr>
        <w:t>סיכום</w:t>
      </w:r>
      <w:r w:rsidR="00711229">
        <w:rPr>
          <w:rFonts w:hint="cs"/>
          <w:rtl/>
        </w:rPr>
        <w:t xml:space="preserve">, מסקנות ומה למדנו </w:t>
      </w:r>
      <w:r w:rsidRPr="00CF778A">
        <w:rPr>
          <w:rtl/>
        </w:rPr>
        <w:t>:</w:t>
      </w:r>
    </w:p>
    <w:p w14:paraId="725749AE" w14:textId="70F8FDBB" w:rsidR="000338D8" w:rsidRPr="00772732" w:rsidRDefault="008035D8" w:rsidP="00772732">
      <w:pPr>
        <w:pStyle w:val="Heading2"/>
        <w:rPr>
          <w:rtl/>
        </w:rPr>
      </w:pPr>
      <w:r>
        <w:rPr>
          <w:rFonts w:hint="cs"/>
          <w:rtl/>
        </w:rPr>
        <w:t>סיכום</w:t>
      </w:r>
    </w:p>
    <w:p w14:paraId="19B293D8" w14:textId="73753F95" w:rsidR="000338D8" w:rsidRP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  <w:r w:rsidRPr="000338D8">
        <w:rPr>
          <w:rFonts w:ascii="Calibri" w:hAnsi="Calibri" w:cs="Calibri" w:hint="cs"/>
          <w:rtl/>
        </w:rPr>
        <w:t>במהלך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הפרויקט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לקחנו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קוד</w:t>
      </w:r>
      <w:r w:rsidRPr="000338D8">
        <w:rPr>
          <w:rFonts w:ascii="Calibri" w:hAnsi="Calibri" w:cs="Calibri"/>
          <w:rtl/>
        </w:rPr>
        <w:t xml:space="preserve"> </w:t>
      </w:r>
      <w:r>
        <w:rPr>
          <w:rFonts w:ascii="Calibri" w:hAnsi="Calibri" w:cs="Calibri" w:hint="cs"/>
          <w:rtl/>
        </w:rPr>
        <w:t>ש</w:t>
      </w:r>
      <w:r w:rsidRPr="000338D8">
        <w:rPr>
          <w:rFonts w:ascii="Calibri" w:hAnsi="Calibri" w:cs="Calibri" w:hint="cs"/>
          <w:rtl/>
        </w:rPr>
        <w:t>לא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הכרנו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</w:t>
      </w:r>
      <w:r w:rsidRPr="000338D8">
        <w:rPr>
          <w:rFonts w:ascii="Calibri" w:hAnsi="Calibri" w:cs="Calibri"/>
          <w:rtl/>
        </w:rPr>
        <w:t>-</w:t>
      </w:r>
      <w:r w:rsidRPr="000338D8">
        <w:rPr>
          <w:rFonts w:ascii="Calibri" w:hAnsi="Calibri" w:cs="Calibri"/>
        </w:rPr>
        <w:t>Kaggle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והתחלנו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לחקור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אותו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הקוד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בחרנו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באופן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אקראי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מבלי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לדעת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באיזה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משתמש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כותב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הקוד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המודל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שבו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בחר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להשתמש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כותב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הקוד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הוא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/>
        </w:rPr>
        <w:t>EfficientNetB3</w:t>
      </w:r>
      <w:r w:rsidRPr="000338D8">
        <w:rPr>
          <w:rFonts w:ascii="Calibri" w:hAnsi="Calibri" w:cs="Calibri"/>
          <w:rtl/>
        </w:rPr>
        <w:t xml:space="preserve"> </w:t>
      </w:r>
      <w:r w:rsidR="005E26AB">
        <w:rPr>
          <w:rFonts w:ascii="Calibri" w:hAnsi="Calibri" w:cs="Calibri"/>
          <w:rtl/>
        </w:rPr>
        <w:t>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עמוק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וחזק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לזיהוי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תמונות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שפותח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ידי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גוגל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בדיעבד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התגלה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כמודל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מאוד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עוצמתי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תוצאות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גבוהות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מאוד</w:t>
      </w:r>
      <w:r w:rsidRPr="000338D8">
        <w:rPr>
          <w:rFonts w:ascii="Calibri" w:hAnsi="Calibri" w:cs="Calibri"/>
          <w:rtl/>
        </w:rPr>
        <w:t xml:space="preserve">. </w:t>
      </w:r>
    </w:p>
    <w:p w14:paraId="72DE9437" w14:textId="77777777" w:rsidR="000338D8" w:rsidRP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</w:p>
    <w:p w14:paraId="5FE8FE82" w14:textId="51F01170" w:rsidR="000338D8" w:rsidRP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  <w:r w:rsidRPr="000338D8">
        <w:rPr>
          <w:rFonts w:ascii="Calibri" w:hAnsi="Calibri" w:cs="Calibri" w:hint="cs"/>
          <w:rtl/>
        </w:rPr>
        <w:t>לאחר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שקראנו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הקוד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התחלנו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לשנות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="005D15D2">
        <w:rPr>
          <w:rFonts w:ascii="Calibri" w:hAnsi="Calibri" w:cs="Calibri" w:hint="cs"/>
          <w:rtl/>
        </w:rPr>
        <w:t>היפר</w:t>
      </w:r>
      <w:r w:rsidRPr="000338D8">
        <w:rPr>
          <w:rFonts w:ascii="Calibri" w:hAnsi="Calibri" w:cs="Calibri"/>
          <w:rtl/>
        </w:rPr>
        <w:t>-</w:t>
      </w:r>
      <w:r w:rsidRPr="000338D8">
        <w:rPr>
          <w:rFonts w:ascii="Calibri" w:hAnsi="Calibri" w:cs="Calibri" w:hint="cs"/>
          <w:rtl/>
        </w:rPr>
        <w:t>פרמטרים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המודל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מנת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לשפר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הדיוק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ביצענו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מעל</w:t>
      </w:r>
      <w:r w:rsidRPr="000338D8">
        <w:rPr>
          <w:rFonts w:ascii="Calibri" w:hAnsi="Calibri" w:cs="Calibri"/>
          <w:rtl/>
        </w:rPr>
        <w:t xml:space="preserve"> 30 </w:t>
      </w:r>
      <w:r w:rsidRPr="000338D8">
        <w:rPr>
          <w:rFonts w:ascii="Calibri" w:hAnsi="Calibri" w:cs="Calibri" w:hint="cs"/>
          <w:rtl/>
        </w:rPr>
        <w:t>הרצות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שונות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המודל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ורשמנו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התוצאות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בכל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פעם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שינינו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פרמטר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אחד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בלבד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והתבוננו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כיצד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הוא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משפיע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הביצועים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במידה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והייתה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השפעה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חיובית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שמרנו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השינוי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במסמך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זה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כתבנו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רק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השינויים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המשמעותיים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ביותר</w:t>
      </w:r>
      <w:r w:rsidRPr="000338D8">
        <w:rPr>
          <w:rFonts w:ascii="Calibri" w:hAnsi="Calibri" w:cs="Calibri"/>
          <w:rtl/>
        </w:rPr>
        <w:t>.</w:t>
      </w:r>
    </w:p>
    <w:p w14:paraId="0878BD3D" w14:textId="77777777" w:rsidR="000338D8" w:rsidRP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</w:p>
    <w:p w14:paraId="1B0071E1" w14:textId="5B6E83FD" w:rsidR="000338D8" w:rsidRP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  <w:r w:rsidRPr="000338D8">
        <w:rPr>
          <w:rFonts w:ascii="Calibri" w:hAnsi="Calibri" w:cs="Calibri" w:hint="cs"/>
          <w:rtl/>
        </w:rPr>
        <w:t>במהלך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החקירה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הבנו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הדרך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כותב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הקוד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הכין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הנתונים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שונה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קצת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מרוב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הקודים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שראינו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הבנו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שיש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שתי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דרכים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עיקריות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להכנת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נתוני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תמונות</w:t>
      </w:r>
      <w:r w:rsidRPr="000338D8">
        <w:rPr>
          <w:rFonts w:ascii="Calibri" w:hAnsi="Calibri" w:cs="Calibri"/>
          <w:rtl/>
        </w:rPr>
        <w:t xml:space="preserve">: </w:t>
      </w:r>
      <w:r w:rsidRPr="000338D8">
        <w:rPr>
          <w:rFonts w:ascii="Calibri" w:hAnsi="Calibri" w:cs="Calibri" w:hint="cs"/>
          <w:rtl/>
        </w:rPr>
        <w:t>האחת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לשמור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התמונה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כנתיב</w:t>
      </w:r>
      <w:r w:rsidRPr="000338D8">
        <w:rPr>
          <w:rFonts w:ascii="Calibri" w:hAnsi="Calibri" w:cs="Calibri"/>
          <w:rtl/>
        </w:rPr>
        <w:t xml:space="preserve"> </w:t>
      </w:r>
      <w:r w:rsidR="00E37EA4">
        <w:rPr>
          <w:rFonts w:ascii="Calibri" w:hAnsi="Calibri" w:cs="Calibri" w:hint="cs"/>
          <w:rtl/>
        </w:rPr>
        <w:t xml:space="preserve">בצורת </w:t>
      </w:r>
      <w:r w:rsidR="00E37EA4">
        <w:rPr>
          <w:rFonts w:ascii="Calibri" w:hAnsi="Calibri" w:cs="Calibri"/>
        </w:rPr>
        <w:t>Data</w:t>
      </w:r>
      <w:r w:rsidR="00772732">
        <w:rPr>
          <w:rFonts w:ascii="Calibri" w:hAnsi="Calibri" w:cs="Calibri"/>
        </w:rPr>
        <w:t>Freme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והשנייה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להציג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אותה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כמטריצה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באמצעות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ספריית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/>
        </w:rPr>
        <w:t>NumPy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כותב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הקוד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בחר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בדרך</w:t>
      </w:r>
      <w:r w:rsidRPr="000338D8">
        <w:rPr>
          <w:rFonts w:ascii="Calibri" w:hAnsi="Calibri" w:cs="Calibri"/>
          <w:rtl/>
        </w:rPr>
        <w:t xml:space="preserve"> </w:t>
      </w:r>
      <w:r w:rsidR="00772732">
        <w:rPr>
          <w:rFonts w:ascii="Calibri" w:hAnsi="Calibri" w:cs="Calibri" w:hint="cs"/>
          <w:rtl/>
        </w:rPr>
        <w:t>הראשונה</w:t>
      </w:r>
      <w:r w:rsidRPr="000338D8">
        <w:rPr>
          <w:rFonts w:ascii="Calibri" w:hAnsi="Calibri" w:cs="Calibri"/>
          <w:rtl/>
        </w:rPr>
        <w:t>.</w:t>
      </w:r>
      <w:r w:rsidR="00772732">
        <w:rPr>
          <w:rFonts w:ascii="Calibri" w:hAnsi="Calibri" w:cs="Calibri" w:hint="cs"/>
          <w:rtl/>
        </w:rPr>
        <w:t xml:space="preserve"> בהמשך גילינו כי הדרך השנייה יותר נוחה לעבוד ואפשר להגיע איתה לתוצאות יותר טובות.</w:t>
      </w:r>
    </w:p>
    <w:p w14:paraId="7B1D785C" w14:textId="77777777" w:rsidR="000338D8" w:rsidRP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</w:p>
    <w:p w14:paraId="349F6765" w14:textId="64650F08" w:rsidR="000338D8" w:rsidRP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  <w:r w:rsidRPr="000338D8">
        <w:rPr>
          <w:rFonts w:ascii="Calibri" w:hAnsi="Calibri" w:cs="Calibri" w:hint="cs"/>
          <w:rtl/>
        </w:rPr>
        <w:t>לאחר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שחקרנו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המודל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הבסיסי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עברנו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לחקור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מודלים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נוספים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באמצעות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למידת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העברה</w:t>
      </w:r>
      <w:r w:rsidRPr="000338D8">
        <w:rPr>
          <w:rFonts w:ascii="Calibri" w:hAnsi="Calibri" w:cs="Calibri"/>
          <w:rtl/>
        </w:rPr>
        <w:t xml:space="preserve"> (</w:t>
      </w:r>
      <w:r w:rsidR="00BA1519">
        <w:rPr>
          <w:rFonts w:ascii="Calibri" w:hAnsi="Calibri" w:cs="Calibri"/>
        </w:rPr>
        <w:t>T</w:t>
      </w:r>
      <w:r w:rsidRPr="000338D8">
        <w:rPr>
          <w:rFonts w:ascii="Calibri" w:hAnsi="Calibri" w:cs="Calibri"/>
        </w:rPr>
        <w:t xml:space="preserve">ransfer </w:t>
      </w:r>
      <w:r w:rsidR="00BA1519">
        <w:rPr>
          <w:rFonts w:ascii="Calibri" w:hAnsi="Calibri" w:cs="Calibri"/>
        </w:rPr>
        <w:t>L</w:t>
      </w:r>
      <w:r w:rsidRPr="000338D8">
        <w:rPr>
          <w:rFonts w:ascii="Calibri" w:hAnsi="Calibri" w:cs="Calibri"/>
        </w:rPr>
        <w:t>earning</w:t>
      </w:r>
      <w:r w:rsidRPr="000338D8">
        <w:rPr>
          <w:rFonts w:ascii="Calibri" w:hAnsi="Calibri" w:cs="Calibri"/>
          <w:rtl/>
        </w:rPr>
        <w:t xml:space="preserve">). </w:t>
      </w:r>
      <w:r w:rsidRPr="000338D8">
        <w:rPr>
          <w:rFonts w:ascii="Calibri" w:hAnsi="Calibri" w:cs="Calibri" w:hint="cs"/>
          <w:rtl/>
        </w:rPr>
        <w:t>חקרנו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המודלים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/>
        </w:rPr>
        <w:t>MobileNetV</w:t>
      </w:r>
      <w:r w:rsidR="00C653B4">
        <w:rPr>
          <w:rFonts w:ascii="Calibri" w:hAnsi="Calibri" w:cs="Calibri"/>
        </w:rPr>
        <w:t>1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ו</w:t>
      </w:r>
      <w:r w:rsidRPr="000338D8">
        <w:rPr>
          <w:rFonts w:ascii="Calibri" w:hAnsi="Calibri" w:cs="Calibri"/>
          <w:rtl/>
        </w:rPr>
        <w:t>-</w:t>
      </w:r>
      <w:r w:rsidRPr="000338D8">
        <w:rPr>
          <w:rFonts w:ascii="Calibri" w:hAnsi="Calibri" w:cs="Calibri"/>
        </w:rPr>
        <w:t>VGG16</w:t>
      </w:r>
      <w:r w:rsidRPr="000338D8">
        <w:rPr>
          <w:rFonts w:ascii="Calibri" w:hAnsi="Calibri" w:cs="Calibri"/>
          <w:rtl/>
        </w:rPr>
        <w:t>.</w:t>
      </w:r>
      <w:r w:rsidR="006B1918">
        <w:rPr>
          <w:rFonts w:ascii="Calibri" w:hAnsi="Calibri" w:cs="Calibri" w:hint="cs"/>
          <w:rtl/>
        </w:rPr>
        <w:t xml:space="preserve"> גם איתם לא הגענו לתוצאות מרשימות כמו שציפנו.</w:t>
      </w:r>
    </w:p>
    <w:p w14:paraId="624E5ED6" w14:textId="77777777" w:rsidR="000338D8" w:rsidRP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</w:p>
    <w:p w14:paraId="73992D14" w14:textId="35F771C5" w:rsidR="000338D8" w:rsidRP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  <w:r w:rsidRPr="000338D8">
        <w:rPr>
          <w:rFonts w:ascii="Calibri" w:hAnsi="Calibri" w:cs="Calibri" w:hint="cs"/>
          <w:rtl/>
        </w:rPr>
        <w:t>לבסוף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שמנו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לב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שוב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שהמחלקות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בנתונים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לא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היו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מאוזנות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ולכן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ביצענו</w:t>
      </w:r>
      <w:r w:rsidRPr="000338D8">
        <w:rPr>
          <w:rFonts w:ascii="Calibri" w:hAnsi="Calibri" w:cs="Calibri"/>
          <w:rtl/>
        </w:rPr>
        <w:t xml:space="preserve"> </w:t>
      </w:r>
      <w:r w:rsidR="00270C58">
        <w:rPr>
          <w:rFonts w:ascii="Calibri" w:hAnsi="Calibri" w:cs="Calibri"/>
        </w:rPr>
        <w:t>D</w:t>
      </w:r>
      <w:r w:rsidRPr="000338D8">
        <w:rPr>
          <w:rFonts w:ascii="Calibri" w:hAnsi="Calibri" w:cs="Calibri"/>
        </w:rPr>
        <w:t xml:space="preserve">ata </w:t>
      </w:r>
      <w:r w:rsidR="00270C58">
        <w:rPr>
          <w:rFonts w:ascii="Calibri" w:hAnsi="Calibri" w:cs="Calibri"/>
        </w:rPr>
        <w:t>A</w:t>
      </w:r>
      <w:r w:rsidRPr="000338D8">
        <w:rPr>
          <w:rFonts w:ascii="Calibri" w:hAnsi="Calibri" w:cs="Calibri"/>
        </w:rPr>
        <w:t>ugmentation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לפני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שלב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עיבוד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התמונות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הגדלנו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משמעותית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גודל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סטי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האימון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והמבחן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שלנו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לאחר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שהגדלנו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סט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התמונות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לסדר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גודל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</w:t>
      </w:r>
      <w:r w:rsidRPr="000338D8">
        <w:rPr>
          <w:rFonts w:ascii="Calibri" w:hAnsi="Calibri" w:cs="Calibri"/>
          <w:rtl/>
        </w:rPr>
        <w:t xml:space="preserve"> 14,000 </w:t>
      </w:r>
      <w:r w:rsidRPr="000338D8">
        <w:rPr>
          <w:rFonts w:ascii="Calibri" w:hAnsi="Calibri" w:cs="Calibri" w:hint="cs"/>
          <w:rtl/>
        </w:rPr>
        <w:t>תמונות</w:t>
      </w:r>
      <w:r w:rsidRPr="000338D8">
        <w:rPr>
          <w:rFonts w:ascii="Calibri" w:hAnsi="Calibri" w:cs="Calibri"/>
          <w:rtl/>
        </w:rPr>
        <w:t xml:space="preserve"> (</w:t>
      </w:r>
      <w:r w:rsidRPr="000338D8">
        <w:rPr>
          <w:rFonts w:ascii="Calibri" w:hAnsi="Calibri" w:cs="Calibri" w:hint="cs"/>
          <w:rtl/>
        </w:rPr>
        <w:t>במקום</w:t>
      </w:r>
      <w:r w:rsidRPr="000338D8">
        <w:rPr>
          <w:rFonts w:ascii="Calibri" w:hAnsi="Calibri" w:cs="Calibri"/>
          <w:rtl/>
        </w:rPr>
        <w:t xml:space="preserve"> 3,200) </w:t>
      </w:r>
      <w:r w:rsidRPr="000338D8">
        <w:rPr>
          <w:rFonts w:ascii="Calibri" w:hAnsi="Calibri" w:cs="Calibri" w:hint="cs"/>
          <w:rtl/>
        </w:rPr>
        <w:t>ואיזנו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בין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המחלקות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כך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שבכל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מחלקה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יש</w:t>
      </w:r>
      <w:r w:rsidRPr="000338D8">
        <w:rPr>
          <w:rFonts w:ascii="Calibri" w:hAnsi="Calibri" w:cs="Calibri"/>
          <w:rtl/>
        </w:rPr>
        <w:t xml:space="preserve"> 3,500 </w:t>
      </w:r>
      <w:r w:rsidRPr="000338D8">
        <w:rPr>
          <w:rFonts w:ascii="Calibri" w:hAnsi="Calibri" w:cs="Calibri" w:hint="cs"/>
          <w:rtl/>
        </w:rPr>
        <w:t>תמונות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חילקנו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קובץ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הנתונים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ליחס</w:t>
      </w:r>
      <w:r w:rsidRPr="000338D8">
        <w:rPr>
          <w:rFonts w:ascii="Calibri" w:hAnsi="Calibri" w:cs="Calibri"/>
          <w:rtl/>
        </w:rPr>
        <w:t xml:space="preserve"> 80/20 </w:t>
      </w:r>
      <w:r w:rsidRPr="000338D8">
        <w:rPr>
          <w:rFonts w:ascii="Calibri" w:hAnsi="Calibri" w:cs="Calibri" w:hint="cs"/>
          <w:rtl/>
        </w:rPr>
        <w:t>והרצנו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המודלים</w:t>
      </w:r>
      <w:r w:rsidRPr="000338D8">
        <w:rPr>
          <w:rFonts w:ascii="Calibri" w:hAnsi="Calibri" w:cs="Calibri"/>
          <w:rtl/>
        </w:rPr>
        <w:t>.</w:t>
      </w:r>
    </w:p>
    <w:p w14:paraId="391B29D0" w14:textId="77777777" w:rsidR="000338D8" w:rsidRDefault="000338D8" w:rsidP="000338D8">
      <w:pPr>
        <w:pStyle w:val="ListParagraph"/>
        <w:ind w:left="360"/>
        <w:rPr>
          <w:rFonts w:ascii="Calibri" w:hAnsi="Calibri" w:cs="Calibri"/>
          <w:rtl/>
        </w:rPr>
      </w:pPr>
      <w:r w:rsidRPr="000338D8">
        <w:rPr>
          <w:rFonts w:ascii="Calibri" w:hAnsi="Calibri" w:cs="Calibri" w:hint="cs"/>
          <w:rtl/>
        </w:rPr>
        <w:t>התוצאות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בסוף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דיברו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בעד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עצמן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וסוף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סוף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יכולנו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לראות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עוצמתו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המודל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/>
        </w:rPr>
        <w:t>EfficientNetB3</w:t>
      </w:r>
      <w:r w:rsidRPr="000338D8">
        <w:rPr>
          <w:rFonts w:ascii="Calibri" w:hAnsi="Calibri" w:cs="Calibri"/>
          <w:rtl/>
        </w:rPr>
        <w:t xml:space="preserve">. </w:t>
      </w:r>
      <w:r w:rsidRPr="000338D8">
        <w:rPr>
          <w:rFonts w:ascii="Calibri" w:hAnsi="Calibri" w:cs="Calibri" w:hint="cs"/>
          <w:rtl/>
        </w:rPr>
        <w:t>הגענו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לתוצאות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דיוק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</w:t>
      </w:r>
      <w:r w:rsidRPr="000338D8">
        <w:rPr>
          <w:rFonts w:ascii="Calibri" w:hAnsi="Calibri" w:cs="Calibri"/>
          <w:rtl/>
        </w:rPr>
        <w:t xml:space="preserve"> 99.8%.</w:t>
      </w:r>
    </w:p>
    <w:p w14:paraId="266248D0" w14:textId="77777777" w:rsidR="00772732" w:rsidRPr="000338D8" w:rsidRDefault="00772732" w:rsidP="000338D8">
      <w:pPr>
        <w:pStyle w:val="ListParagraph"/>
        <w:ind w:left="360"/>
        <w:rPr>
          <w:rFonts w:ascii="Calibri" w:hAnsi="Calibri" w:cs="Calibri"/>
          <w:rtl/>
        </w:rPr>
      </w:pPr>
    </w:p>
    <w:p w14:paraId="621FD5CB" w14:textId="1FAD4371" w:rsidR="000338D8" w:rsidRPr="000338D8" w:rsidRDefault="00772732" w:rsidP="00772732">
      <w:pPr>
        <w:pStyle w:val="Heading2"/>
        <w:rPr>
          <w:rtl/>
        </w:rPr>
      </w:pPr>
      <w:r>
        <w:rPr>
          <w:rFonts w:hint="cs"/>
          <w:rtl/>
        </w:rPr>
        <w:t>מסקנות ודברים שלמדנו</w:t>
      </w:r>
    </w:p>
    <w:p w14:paraId="6126E2D0" w14:textId="7E946051" w:rsidR="000338D8" w:rsidRPr="000338D8" w:rsidRDefault="000338D8" w:rsidP="00772732">
      <w:pPr>
        <w:pStyle w:val="ListParagraph"/>
        <w:numPr>
          <w:ilvl w:val="0"/>
          <w:numId w:val="17"/>
        </w:numPr>
        <w:rPr>
          <w:rFonts w:ascii="Calibri" w:hAnsi="Calibri" w:cs="Calibri"/>
          <w:rtl/>
        </w:rPr>
      </w:pPr>
      <w:r w:rsidRPr="000338D8">
        <w:rPr>
          <w:rFonts w:ascii="Calibri" w:hAnsi="Calibri" w:cs="Calibri" w:hint="cs"/>
          <w:rtl/>
        </w:rPr>
        <w:t>למדנו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לעבוד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/>
        </w:rPr>
        <w:t>Kaggle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ועם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מגוון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קבצי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נתונים</w:t>
      </w:r>
    </w:p>
    <w:p w14:paraId="2BD82001" w14:textId="1F78160B" w:rsidR="000338D8" w:rsidRPr="000338D8" w:rsidRDefault="000338D8" w:rsidP="00772732">
      <w:pPr>
        <w:pStyle w:val="ListParagraph"/>
        <w:numPr>
          <w:ilvl w:val="0"/>
          <w:numId w:val="17"/>
        </w:numPr>
        <w:rPr>
          <w:rFonts w:ascii="Calibri" w:hAnsi="Calibri" w:cs="Calibri"/>
          <w:rtl/>
        </w:rPr>
      </w:pPr>
      <w:r w:rsidRPr="000338D8">
        <w:rPr>
          <w:rFonts w:ascii="Calibri" w:hAnsi="Calibri" w:cs="Calibri" w:hint="cs"/>
          <w:rtl/>
        </w:rPr>
        <w:t>למדנו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לקרוא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קודים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שאנשים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אחרים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כתבו</w:t>
      </w:r>
      <w:r w:rsidRPr="000338D8">
        <w:rPr>
          <w:rFonts w:ascii="Calibri" w:hAnsi="Calibri" w:cs="Calibri"/>
          <w:rtl/>
        </w:rPr>
        <w:t xml:space="preserve">, </w:t>
      </w:r>
      <w:r w:rsidRPr="000338D8">
        <w:rPr>
          <w:rFonts w:ascii="Calibri" w:hAnsi="Calibri" w:cs="Calibri" w:hint="cs"/>
          <w:rtl/>
        </w:rPr>
        <w:t>גם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שונים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ממה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שלמדנו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בכיתה</w:t>
      </w:r>
    </w:p>
    <w:p w14:paraId="1D50830F" w14:textId="5CF26136" w:rsidR="000338D8" w:rsidRDefault="000338D8" w:rsidP="00772732">
      <w:pPr>
        <w:pStyle w:val="ListParagraph"/>
        <w:numPr>
          <w:ilvl w:val="0"/>
          <w:numId w:val="17"/>
        </w:numPr>
        <w:rPr>
          <w:rFonts w:ascii="Calibri" w:hAnsi="Calibri" w:cs="Calibri"/>
        </w:rPr>
      </w:pPr>
      <w:r w:rsidRPr="000338D8">
        <w:rPr>
          <w:rFonts w:ascii="Calibri" w:hAnsi="Calibri" w:cs="Calibri" w:hint="cs"/>
          <w:rtl/>
        </w:rPr>
        <w:t>למודלים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מורכבים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ועמוקים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כמו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/>
        </w:rPr>
        <w:t>EfficientNet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יש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צורך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בכמות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גדולה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נתוני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אימון</w:t>
      </w:r>
      <w:r w:rsidRPr="000338D8">
        <w:rPr>
          <w:rFonts w:ascii="Calibri" w:hAnsi="Calibri" w:cs="Calibri"/>
          <w:rtl/>
        </w:rPr>
        <w:t xml:space="preserve"> (</w:t>
      </w:r>
      <w:r w:rsidRPr="000338D8">
        <w:rPr>
          <w:rFonts w:ascii="Calibri" w:hAnsi="Calibri" w:cs="Calibri" w:hint="cs"/>
          <w:rtl/>
        </w:rPr>
        <w:t>תמונות</w:t>
      </w:r>
      <w:r w:rsidRPr="000338D8">
        <w:rPr>
          <w:rFonts w:ascii="Calibri" w:hAnsi="Calibri" w:cs="Calibri"/>
          <w:rtl/>
        </w:rPr>
        <w:t xml:space="preserve">) </w:t>
      </w:r>
      <w:r w:rsidRPr="000338D8">
        <w:rPr>
          <w:rFonts w:ascii="Calibri" w:hAnsi="Calibri" w:cs="Calibri" w:hint="cs"/>
          <w:rtl/>
        </w:rPr>
        <w:t>כדי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להגיע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לביצועים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מיטביים</w:t>
      </w:r>
    </w:p>
    <w:p w14:paraId="73E7F5B6" w14:textId="1FDD257D" w:rsidR="00EF76A9" w:rsidRPr="000338D8" w:rsidRDefault="00EF76A9" w:rsidP="00772732">
      <w:pPr>
        <w:pStyle w:val="ListParagraph"/>
        <w:numPr>
          <w:ilvl w:val="0"/>
          <w:numId w:val="17"/>
        </w:num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שיטות שונות לשלב עיבוד הנתונים לפני הכנסת המודל</w:t>
      </w:r>
    </w:p>
    <w:p w14:paraId="34C08EDF" w14:textId="59883DD1" w:rsidR="000338D8" w:rsidRDefault="000338D8" w:rsidP="00772732">
      <w:pPr>
        <w:pStyle w:val="ListParagraph"/>
        <w:numPr>
          <w:ilvl w:val="0"/>
          <w:numId w:val="17"/>
        </w:numPr>
        <w:rPr>
          <w:rFonts w:ascii="Calibri" w:hAnsi="Calibri" w:cs="Calibri"/>
        </w:rPr>
      </w:pPr>
      <w:r w:rsidRPr="000338D8">
        <w:rPr>
          <w:rFonts w:ascii="Calibri" w:hAnsi="Calibri" w:cs="Calibri" w:hint="cs"/>
          <w:rtl/>
        </w:rPr>
        <w:t>חשיבות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האיזון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בין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המחלקות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בקבוצת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הנתונים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על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מנת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למנוע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הטיה</w:t>
      </w:r>
    </w:p>
    <w:p w14:paraId="5BCBB511" w14:textId="3D98A85B" w:rsidR="00EF76A9" w:rsidRPr="000338D8" w:rsidRDefault="00EF76A9" w:rsidP="00772732">
      <w:pPr>
        <w:pStyle w:val="ListParagraph"/>
        <w:numPr>
          <w:ilvl w:val="0"/>
          <w:numId w:val="17"/>
        </w:numPr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t>על מנת להכניס תמונה חדשה לבחינת תוצאת המודל יש ל</w:t>
      </w:r>
      <w:r w:rsidR="008E5170">
        <w:rPr>
          <w:rFonts w:ascii="Calibri" w:hAnsi="Calibri" w:cs="Calibri" w:hint="cs"/>
          <w:rtl/>
        </w:rPr>
        <w:t>ה</w:t>
      </w:r>
      <w:r>
        <w:rPr>
          <w:rFonts w:ascii="Calibri" w:hAnsi="Calibri" w:cs="Calibri" w:hint="cs"/>
          <w:rtl/>
        </w:rPr>
        <w:t>עביר א</w:t>
      </w:r>
      <w:r w:rsidR="006642E7">
        <w:rPr>
          <w:rFonts w:ascii="Calibri" w:hAnsi="Calibri" w:cs="Calibri" w:hint="cs"/>
          <w:rtl/>
        </w:rPr>
        <w:t>ו</w:t>
      </w:r>
      <w:r>
        <w:rPr>
          <w:rFonts w:ascii="Calibri" w:hAnsi="Calibri" w:cs="Calibri" w:hint="cs"/>
          <w:rtl/>
        </w:rPr>
        <w:t>תה כל תהליך עיבוד הנתונים מהתחלה</w:t>
      </w:r>
    </w:p>
    <w:p w14:paraId="5A35D23C" w14:textId="5AB855AA" w:rsidR="000338D8" w:rsidRDefault="000338D8" w:rsidP="00772732">
      <w:pPr>
        <w:pStyle w:val="ListParagraph"/>
        <w:numPr>
          <w:ilvl w:val="0"/>
          <w:numId w:val="17"/>
        </w:numPr>
        <w:rPr>
          <w:rFonts w:ascii="Calibri" w:hAnsi="Calibri" w:cs="Calibri"/>
        </w:rPr>
      </w:pPr>
      <w:r w:rsidRPr="000338D8">
        <w:rPr>
          <w:rFonts w:ascii="Calibri" w:hAnsi="Calibri" w:cs="Calibri" w:hint="cs"/>
          <w:rtl/>
        </w:rPr>
        <w:t>יתרונות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וחסרונות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של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טכניקות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שונות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להצגת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נתוני</w:t>
      </w:r>
      <w:r w:rsidRPr="000338D8">
        <w:rPr>
          <w:rFonts w:ascii="Calibri" w:hAnsi="Calibri" w:cs="Calibri"/>
          <w:rtl/>
        </w:rPr>
        <w:t xml:space="preserve"> </w:t>
      </w:r>
      <w:r w:rsidRPr="000338D8">
        <w:rPr>
          <w:rFonts w:ascii="Calibri" w:hAnsi="Calibri" w:cs="Calibri" w:hint="cs"/>
          <w:rtl/>
        </w:rPr>
        <w:t>תמונה</w:t>
      </w:r>
    </w:p>
    <w:p w14:paraId="08EB7F13" w14:textId="77777777" w:rsidR="00EF76A9" w:rsidRPr="000338D8" w:rsidRDefault="00EF76A9" w:rsidP="00EF76A9">
      <w:pPr>
        <w:pStyle w:val="ListParagraph"/>
        <w:rPr>
          <w:rFonts w:ascii="Calibri" w:hAnsi="Calibri" w:cs="Calibri"/>
          <w:rtl/>
        </w:rPr>
      </w:pPr>
    </w:p>
    <w:p w14:paraId="5DCF1DBD" w14:textId="77777777" w:rsidR="000338D8" w:rsidRPr="001722BD" w:rsidRDefault="000338D8" w:rsidP="001722BD">
      <w:pPr>
        <w:pStyle w:val="ListParagraph"/>
        <w:ind w:left="0"/>
        <w:rPr>
          <w:rFonts w:ascii="Calibri" w:hAnsi="Calibri" w:cs="Calibri"/>
          <w:sz w:val="28"/>
          <w:szCs w:val="28"/>
          <w:rtl/>
        </w:rPr>
      </w:pPr>
    </w:p>
    <w:p w14:paraId="0E038557" w14:textId="1945FA51" w:rsidR="00263958" w:rsidRPr="001722BD" w:rsidRDefault="00263958" w:rsidP="001722BD">
      <w:pPr>
        <w:pStyle w:val="ListParagraph"/>
        <w:ind w:left="0"/>
        <w:jc w:val="center"/>
        <w:rPr>
          <w:rFonts w:ascii="Calibri" w:hAnsi="Calibri" w:cs="Calibri"/>
          <w:b/>
          <w:bCs/>
          <w:sz w:val="28"/>
          <w:szCs w:val="28"/>
          <w:rtl/>
        </w:rPr>
      </w:pP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הפרויקט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חשף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אותנו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לאתגרים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חדשים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ולמדנו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כיצד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להתמודד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עם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קושי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ופערי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ידע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באמצעות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חקר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עצמי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ולמידה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ממקורות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שונים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 xml:space="preserve"> </w:t>
      </w:r>
      <w:r w:rsidRPr="001722BD">
        <w:rPr>
          <w:rFonts w:ascii="Calibri" w:hAnsi="Calibri" w:cs="Calibri" w:hint="cs"/>
          <w:b/>
          <w:bCs/>
          <w:sz w:val="28"/>
          <w:szCs w:val="28"/>
          <w:rtl/>
        </w:rPr>
        <w:t>באינטרנט</w:t>
      </w:r>
      <w:r w:rsidRPr="001722BD">
        <w:rPr>
          <w:rFonts w:ascii="Calibri" w:hAnsi="Calibri" w:cs="Calibri"/>
          <w:b/>
          <w:bCs/>
          <w:sz w:val="28"/>
          <w:szCs w:val="28"/>
          <w:rtl/>
        </w:rPr>
        <w:t>.</w:t>
      </w:r>
    </w:p>
    <w:p w14:paraId="7814CAB0" w14:textId="77777777" w:rsidR="00E15476" w:rsidRDefault="00E15476" w:rsidP="00065CAD">
      <w:pPr>
        <w:pStyle w:val="Heading1"/>
        <w:rPr>
          <w:rtl/>
        </w:rPr>
      </w:pPr>
    </w:p>
    <w:p w14:paraId="202C5C2B" w14:textId="77777777" w:rsidR="00E15476" w:rsidRDefault="00E15476" w:rsidP="00065CAD">
      <w:pPr>
        <w:pStyle w:val="Heading1"/>
        <w:rPr>
          <w:rtl/>
        </w:rPr>
      </w:pPr>
    </w:p>
    <w:p w14:paraId="5F6562C9" w14:textId="77777777" w:rsidR="00E15476" w:rsidRDefault="00E15476" w:rsidP="00E15476">
      <w:pPr>
        <w:rPr>
          <w:rtl/>
        </w:rPr>
      </w:pPr>
    </w:p>
    <w:p w14:paraId="3B28B597" w14:textId="77777777" w:rsidR="00E15476" w:rsidRDefault="00E15476" w:rsidP="00E15476">
      <w:pPr>
        <w:rPr>
          <w:rtl/>
        </w:rPr>
      </w:pPr>
    </w:p>
    <w:p w14:paraId="471FA8F0" w14:textId="77777777" w:rsidR="00E15476" w:rsidRDefault="00E15476" w:rsidP="00E15476">
      <w:pPr>
        <w:rPr>
          <w:rtl/>
        </w:rPr>
      </w:pPr>
    </w:p>
    <w:p w14:paraId="4BA11CF8" w14:textId="77777777" w:rsidR="00E15476" w:rsidRPr="00E15476" w:rsidRDefault="00E15476" w:rsidP="00E15476">
      <w:pPr>
        <w:rPr>
          <w:rtl/>
        </w:rPr>
      </w:pPr>
    </w:p>
    <w:p w14:paraId="2F053D57" w14:textId="78695B47" w:rsidR="00C957BF" w:rsidRDefault="00C957BF" w:rsidP="00065CAD">
      <w:pPr>
        <w:pStyle w:val="Heading1"/>
        <w:rPr>
          <w:rtl/>
        </w:rPr>
      </w:pPr>
      <w:r w:rsidRPr="00CF778A">
        <w:rPr>
          <w:rtl/>
        </w:rPr>
        <w:t>נספחים:</w:t>
      </w:r>
    </w:p>
    <w:p w14:paraId="0C2A9309" w14:textId="35F15C70" w:rsidR="00ED297B" w:rsidRPr="00ED297B" w:rsidRDefault="00ED297B" w:rsidP="00ED297B">
      <w:pPr>
        <w:rPr>
          <w:rFonts w:ascii="Calibri" w:hAnsi="Calibri" w:cs="Calibri"/>
          <w:u w:val="single"/>
          <w:rtl/>
        </w:rPr>
      </w:pPr>
      <w:r w:rsidRPr="00ED297B">
        <w:rPr>
          <w:rFonts w:ascii="Calibri" w:hAnsi="Calibri" w:cs="Calibri"/>
          <w:noProof/>
          <w:u w:val="single"/>
          <w:rtl/>
        </w:rPr>
        <w:drawing>
          <wp:anchor distT="0" distB="0" distL="114300" distR="114300" simplePos="0" relativeHeight="251658281" behindDoc="1" locked="0" layoutInCell="1" allowOverlap="1" wp14:anchorId="55038F73" wp14:editId="546A2258">
            <wp:simplePos x="0" y="0"/>
            <wp:positionH relativeFrom="column">
              <wp:posOffset>-6350</wp:posOffset>
            </wp:positionH>
            <wp:positionV relativeFrom="paragraph">
              <wp:posOffset>346075</wp:posOffset>
            </wp:positionV>
            <wp:extent cx="6335395" cy="5205730"/>
            <wp:effectExtent l="0" t="0" r="8255" b="0"/>
            <wp:wrapTight wrapText="bothSides">
              <wp:wrapPolygon edited="0">
                <wp:start x="0" y="0"/>
                <wp:lineTo x="0" y="21500"/>
                <wp:lineTo x="21563" y="21500"/>
                <wp:lineTo x="21563" y="0"/>
                <wp:lineTo x="0" y="0"/>
              </wp:wrapPolygon>
            </wp:wrapTight>
            <wp:docPr id="11142815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81577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297B">
        <w:rPr>
          <w:rFonts w:ascii="Calibri" w:hAnsi="Calibri" w:cs="Calibri"/>
          <w:u w:val="single"/>
          <w:rtl/>
        </w:rPr>
        <w:t>סקריפט של הקוד הטוב ביותר</w:t>
      </w:r>
    </w:p>
    <w:p w14:paraId="4207BBB0" w14:textId="52A68A3C" w:rsidR="00F168F8" w:rsidRDefault="00F168F8" w:rsidP="00F168F8">
      <w:pPr>
        <w:rPr>
          <w:rtl/>
        </w:rPr>
      </w:pPr>
    </w:p>
    <w:p w14:paraId="6DD7B27F" w14:textId="77777777" w:rsidR="007C54A4" w:rsidRDefault="007C54A4" w:rsidP="00F168F8">
      <w:pPr>
        <w:rPr>
          <w:rtl/>
        </w:rPr>
      </w:pPr>
    </w:p>
    <w:p w14:paraId="00F0EDF2" w14:textId="76298C0A" w:rsidR="007C54A4" w:rsidRPr="001420F1" w:rsidRDefault="001420F1" w:rsidP="00F168F8">
      <w:pPr>
        <w:rPr>
          <w:rFonts w:ascii="Calibri" w:hAnsi="Calibri" w:cs="Calibri"/>
          <w:u w:val="single"/>
          <w:rtl/>
        </w:rPr>
      </w:pPr>
      <w:r w:rsidRPr="001420F1">
        <w:rPr>
          <w:rFonts w:ascii="Calibri" w:hAnsi="Calibri" w:cs="Calibri"/>
          <w:u w:val="single"/>
          <w:rtl/>
        </w:rPr>
        <w:t>ארכיטקטורת המודל</w:t>
      </w:r>
    </w:p>
    <w:p w14:paraId="30C3B1B7" w14:textId="440E8FC0" w:rsidR="007C54A4" w:rsidRDefault="001420F1" w:rsidP="00F168F8">
      <w:pPr>
        <w:rPr>
          <w:rtl/>
        </w:rPr>
      </w:pPr>
      <w:r w:rsidRPr="005274D2">
        <w:rPr>
          <w:rFonts w:cs="Arial"/>
          <w:noProof/>
          <w:rtl/>
        </w:rPr>
        <w:drawing>
          <wp:anchor distT="0" distB="0" distL="114300" distR="114300" simplePos="0" relativeHeight="251658284" behindDoc="1" locked="0" layoutInCell="1" allowOverlap="1" wp14:anchorId="2A74FA82" wp14:editId="13749BC5">
            <wp:simplePos x="0" y="0"/>
            <wp:positionH relativeFrom="margin">
              <wp:posOffset>1795211</wp:posOffset>
            </wp:positionH>
            <wp:positionV relativeFrom="paragraph">
              <wp:posOffset>3398</wp:posOffset>
            </wp:positionV>
            <wp:extent cx="3514725" cy="2566035"/>
            <wp:effectExtent l="0" t="0" r="9525" b="5715"/>
            <wp:wrapSquare wrapText="bothSides"/>
            <wp:docPr id="202034202" name="תמונה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4202" name="תמונה 1" descr="A screenshot of a computer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A3D07" w14:textId="77777777" w:rsidR="007C54A4" w:rsidRDefault="007C54A4" w:rsidP="00F168F8">
      <w:pPr>
        <w:rPr>
          <w:rtl/>
        </w:rPr>
      </w:pPr>
    </w:p>
    <w:p w14:paraId="58FC54B7" w14:textId="77777777" w:rsidR="007C54A4" w:rsidRDefault="007C54A4" w:rsidP="00F168F8">
      <w:pPr>
        <w:rPr>
          <w:rtl/>
        </w:rPr>
      </w:pPr>
    </w:p>
    <w:p w14:paraId="4BB889FD" w14:textId="77777777" w:rsidR="007C54A4" w:rsidRDefault="007C54A4" w:rsidP="00F168F8">
      <w:pPr>
        <w:rPr>
          <w:rtl/>
        </w:rPr>
      </w:pPr>
    </w:p>
    <w:p w14:paraId="6EEDEFE6" w14:textId="77777777" w:rsidR="007C54A4" w:rsidRDefault="007C54A4" w:rsidP="00F168F8">
      <w:pPr>
        <w:rPr>
          <w:rtl/>
        </w:rPr>
      </w:pPr>
    </w:p>
    <w:p w14:paraId="1AE58B4C" w14:textId="77777777" w:rsidR="007C54A4" w:rsidRDefault="007C54A4" w:rsidP="00F168F8">
      <w:pPr>
        <w:rPr>
          <w:rtl/>
        </w:rPr>
      </w:pPr>
    </w:p>
    <w:p w14:paraId="55830894" w14:textId="77777777" w:rsidR="007C54A4" w:rsidRDefault="007C54A4" w:rsidP="00F168F8">
      <w:pPr>
        <w:rPr>
          <w:rtl/>
        </w:rPr>
      </w:pPr>
    </w:p>
    <w:p w14:paraId="05E6F9FF" w14:textId="77777777" w:rsidR="007C54A4" w:rsidRDefault="007C54A4" w:rsidP="00F168F8">
      <w:pPr>
        <w:rPr>
          <w:rtl/>
        </w:rPr>
      </w:pPr>
    </w:p>
    <w:p w14:paraId="7C019B9E" w14:textId="77777777" w:rsidR="007C54A4" w:rsidRDefault="007C54A4" w:rsidP="00F168F8">
      <w:pPr>
        <w:rPr>
          <w:rtl/>
        </w:rPr>
      </w:pPr>
    </w:p>
    <w:p w14:paraId="17445AD2" w14:textId="77777777" w:rsidR="007C54A4" w:rsidRDefault="007C54A4" w:rsidP="00F168F8">
      <w:pPr>
        <w:rPr>
          <w:rtl/>
        </w:rPr>
      </w:pPr>
    </w:p>
    <w:p w14:paraId="6B9A4404" w14:textId="77777777" w:rsidR="007C54A4" w:rsidRDefault="007C54A4" w:rsidP="00F168F8">
      <w:pPr>
        <w:rPr>
          <w:rtl/>
        </w:rPr>
      </w:pPr>
    </w:p>
    <w:p w14:paraId="0F2BA2D9" w14:textId="72D65F53" w:rsidR="007C54A4" w:rsidRPr="00D47F09" w:rsidRDefault="00D47F09" w:rsidP="00F168F8">
      <w:pPr>
        <w:rPr>
          <w:rFonts w:ascii="Calibri" w:hAnsi="Calibri" w:cs="Calibri"/>
          <w:u w:val="single"/>
          <w:rtl/>
        </w:rPr>
      </w:pPr>
      <w:r w:rsidRPr="00D47F09">
        <w:rPr>
          <w:rFonts w:ascii="Calibri" w:hAnsi="Calibri" w:cs="Calibri"/>
          <w:u w:val="single"/>
          <w:rtl/>
        </w:rPr>
        <w:t>סקריפט</w:t>
      </w:r>
      <w:r w:rsidR="007A7BB2">
        <w:rPr>
          <w:rFonts w:ascii="Calibri" w:hAnsi="Calibri" w:cs="Calibri" w:hint="cs"/>
          <w:u w:val="single"/>
          <w:rtl/>
        </w:rPr>
        <w:t>ים</w:t>
      </w:r>
      <w:r w:rsidRPr="00D47F09">
        <w:rPr>
          <w:rFonts w:ascii="Calibri" w:hAnsi="Calibri" w:cs="Calibri"/>
          <w:u w:val="single"/>
          <w:rtl/>
        </w:rPr>
        <w:t xml:space="preserve"> של </w:t>
      </w:r>
      <w:r w:rsidRPr="00D47F09">
        <w:rPr>
          <w:rFonts w:ascii="Calibri" w:hAnsi="Calibri" w:cs="Calibri"/>
          <w:u w:val="single"/>
        </w:rPr>
        <w:t>Data Augmentation</w:t>
      </w:r>
    </w:p>
    <w:p w14:paraId="007622D5" w14:textId="5FE40DC4" w:rsidR="00EF6E31" w:rsidRDefault="007A7BB2" w:rsidP="00F168F8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58283" behindDoc="0" locked="0" layoutInCell="1" allowOverlap="1" wp14:anchorId="1D0D6CE8" wp14:editId="4C9F57DD">
            <wp:simplePos x="0" y="0"/>
            <wp:positionH relativeFrom="margin">
              <wp:posOffset>1160302</wp:posOffset>
            </wp:positionH>
            <wp:positionV relativeFrom="paragraph">
              <wp:posOffset>36509</wp:posOffset>
            </wp:positionV>
            <wp:extent cx="5455920" cy="5711825"/>
            <wp:effectExtent l="0" t="0" r="0" b="3175"/>
            <wp:wrapSquare wrapText="bothSides"/>
            <wp:docPr id="1534936192" name="תמונה 1" descr="תמונה שמכילה טקסט, צילום מסך, מסמ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36192" name="תמונה 1" descr="תמונה שמכילה טקסט, צילום מסך, מסמך, גופן&#10;&#10;התיאור נוצר באופן אוטומטי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45ACA" w14:textId="1CC6B6DC" w:rsidR="00EF6E31" w:rsidRDefault="00EF6E31" w:rsidP="00F168F8">
      <w:pPr>
        <w:rPr>
          <w:noProof/>
          <w:rtl/>
        </w:rPr>
      </w:pPr>
    </w:p>
    <w:p w14:paraId="71C38A9D" w14:textId="7959E993" w:rsidR="00EF6E31" w:rsidRDefault="00EF6E31" w:rsidP="00F168F8">
      <w:pPr>
        <w:rPr>
          <w:noProof/>
          <w:rtl/>
        </w:rPr>
      </w:pPr>
    </w:p>
    <w:p w14:paraId="067B559B" w14:textId="77777777" w:rsidR="00EF6E31" w:rsidRDefault="00EF6E31" w:rsidP="00F168F8">
      <w:pPr>
        <w:rPr>
          <w:noProof/>
          <w:rtl/>
        </w:rPr>
      </w:pPr>
    </w:p>
    <w:p w14:paraId="5D4A37B0" w14:textId="0284B710" w:rsidR="00EF6E31" w:rsidRDefault="00EF6E31" w:rsidP="00F168F8">
      <w:pPr>
        <w:rPr>
          <w:noProof/>
          <w:rtl/>
        </w:rPr>
      </w:pPr>
    </w:p>
    <w:p w14:paraId="21844B97" w14:textId="2152AC70" w:rsidR="00EF6E31" w:rsidRPr="00D47F09" w:rsidRDefault="00EF6E31" w:rsidP="00F168F8">
      <w:pPr>
        <w:rPr>
          <w:rFonts w:ascii="Calibri" w:hAnsi="Calibri" w:cs="Calibri"/>
          <w:u w:val="single"/>
          <w:rtl/>
        </w:rPr>
      </w:pPr>
    </w:p>
    <w:p w14:paraId="5B29C12C" w14:textId="49DCA7CD" w:rsidR="00F168F8" w:rsidRDefault="00F168F8" w:rsidP="00F168F8">
      <w:pPr>
        <w:rPr>
          <w:rtl/>
        </w:rPr>
      </w:pPr>
    </w:p>
    <w:p w14:paraId="0C412679" w14:textId="0BBA488D" w:rsidR="00F168F8" w:rsidRDefault="00F168F8" w:rsidP="00F168F8">
      <w:pPr>
        <w:rPr>
          <w:rtl/>
        </w:rPr>
      </w:pPr>
    </w:p>
    <w:p w14:paraId="3E089A5A" w14:textId="486BA069" w:rsidR="00F168F8" w:rsidRDefault="00F168F8" w:rsidP="00F168F8">
      <w:pPr>
        <w:rPr>
          <w:rtl/>
        </w:rPr>
      </w:pPr>
    </w:p>
    <w:p w14:paraId="389D2209" w14:textId="034603D4" w:rsidR="0082516A" w:rsidRDefault="0082516A" w:rsidP="00F168F8">
      <w:pPr>
        <w:rPr>
          <w:rtl/>
        </w:rPr>
      </w:pPr>
    </w:p>
    <w:p w14:paraId="5E33FD9E" w14:textId="1B151FDB" w:rsidR="0082516A" w:rsidRDefault="0082516A" w:rsidP="00F168F8">
      <w:pPr>
        <w:rPr>
          <w:rtl/>
        </w:rPr>
      </w:pPr>
    </w:p>
    <w:p w14:paraId="06EB0EC0" w14:textId="0928CCE2" w:rsidR="005274D2" w:rsidRDefault="005274D2" w:rsidP="008251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0C454722" w14:textId="44296F76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54B7D5A3" w14:textId="5C01881E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2B52C960" w14:textId="6866726A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1620B4C3" w14:textId="77777777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04687408" w14:textId="61EB7BD4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1DDF2FB1" w14:textId="77777777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1789EC0D" w14:textId="77777777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012072B8" w14:textId="45555EC8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54DC6CD4" w14:textId="3FE5431D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0AA6B51B" w14:textId="71056622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675CEA14" w14:textId="0B59DA80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23DAA8A9" w14:textId="20549494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0AF1432B" w14:textId="1FF226EC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7BF75649" w14:textId="62ED3BFA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17F7DA4E" w14:textId="77777777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0690AF5E" w14:textId="54EC1BB5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1F1E59D1" w14:textId="1BEA348A" w:rsidR="006550BB" w:rsidRDefault="006550BB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4329D304" w14:textId="1D1A0CC7" w:rsidR="006550BB" w:rsidRDefault="00280585" w:rsidP="00655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  <w:r w:rsidRPr="00F168F8">
        <w:rPr>
          <w:rFonts w:cs="Arial"/>
          <w:noProof/>
          <w:rtl/>
        </w:rPr>
        <w:drawing>
          <wp:anchor distT="0" distB="0" distL="114300" distR="114300" simplePos="0" relativeHeight="251658282" behindDoc="0" locked="0" layoutInCell="1" allowOverlap="1" wp14:anchorId="2819DA47" wp14:editId="0801EF10">
            <wp:simplePos x="0" y="0"/>
            <wp:positionH relativeFrom="margin">
              <wp:posOffset>754397</wp:posOffset>
            </wp:positionH>
            <wp:positionV relativeFrom="paragraph">
              <wp:posOffset>23033</wp:posOffset>
            </wp:positionV>
            <wp:extent cx="5913755" cy="1678940"/>
            <wp:effectExtent l="0" t="0" r="0" b="0"/>
            <wp:wrapSquare wrapText="bothSides"/>
            <wp:docPr id="108324712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4712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A29E5" w14:textId="7B5FA952" w:rsidR="006550BB" w:rsidRDefault="006550BB" w:rsidP="005B5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</w:pPr>
    </w:p>
    <w:p w14:paraId="205B4FAD" w14:textId="721D57C0" w:rsidR="006550BB" w:rsidRDefault="006550BB" w:rsidP="00655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5D614218" w14:textId="77777777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400B757B" w14:textId="38DEF7AA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2194021D" w14:textId="77777777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1DDAB788" w14:textId="77777777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5688EE86" w14:textId="672D1390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78082CEE" w14:textId="77777777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7AFB8E3C" w14:textId="7DD7CDCC" w:rsidR="006550BB" w:rsidRDefault="006550BB" w:rsidP="00655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70F6A039" w14:textId="3A02B79B" w:rsidR="006550BB" w:rsidRDefault="006550BB" w:rsidP="00655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46E14565" w14:textId="6E35E53A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782B0FB7" w14:textId="51E17E00" w:rsidR="005274D2" w:rsidRDefault="005274D2" w:rsidP="00527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tl/>
        </w:rPr>
      </w:pPr>
    </w:p>
    <w:p w14:paraId="36265216" w14:textId="77777777" w:rsidR="006550BB" w:rsidRDefault="006550BB" w:rsidP="00655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50DB1F0D" w14:textId="77777777" w:rsidR="006550BB" w:rsidRDefault="006550BB" w:rsidP="00655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0753BAFC" w14:textId="351A47C6" w:rsidR="006550BB" w:rsidRDefault="006550BB" w:rsidP="00655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517DC3F5" w14:textId="0DC28DFB" w:rsidR="006550BB" w:rsidRDefault="006550BB" w:rsidP="00655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27A43DDE" w14:textId="77777777" w:rsidR="006550BB" w:rsidRDefault="006550BB" w:rsidP="006550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3506F277" w14:textId="5AF65BB8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53BD5FAD" w14:textId="1D832BAC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2B849ED1" w14:textId="77777777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5AFE3C4C" w14:textId="77777777" w:rsidR="005E26AB" w:rsidRDefault="005E26AB" w:rsidP="005E26AB">
      <w:pPr>
        <w:bidi w:val="0"/>
        <w:jc w:val="right"/>
        <w:rPr>
          <w:rtl/>
        </w:rPr>
      </w:pPr>
      <w:r>
        <w:rPr>
          <w:rFonts w:hint="cs"/>
          <w:rtl/>
        </w:rPr>
        <w:t>קריאה תמונות ושמירה בדאטה פריים:</w:t>
      </w:r>
    </w:p>
    <w:p w14:paraId="254E08D7" w14:textId="77777777" w:rsidR="0016773E" w:rsidRDefault="0016773E" w:rsidP="005E26AB">
      <w:pPr>
        <w:bidi w:val="0"/>
        <w:jc w:val="right"/>
        <w:rPr>
          <w:rtl/>
        </w:rPr>
      </w:pPr>
      <w:r w:rsidRPr="0016773E">
        <w:rPr>
          <w:noProof/>
        </w:rPr>
        <w:drawing>
          <wp:inline distT="0" distB="0" distL="0" distR="0" wp14:anchorId="64D4169E" wp14:editId="37749187">
            <wp:extent cx="4010585" cy="3134162"/>
            <wp:effectExtent l="0" t="0" r="9525" b="0"/>
            <wp:docPr id="649345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456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9905" w14:textId="77777777" w:rsidR="0016773E" w:rsidRDefault="0016773E" w:rsidP="0016773E">
      <w:pPr>
        <w:bidi w:val="0"/>
        <w:jc w:val="right"/>
        <w:rPr>
          <w:rtl/>
        </w:rPr>
      </w:pPr>
    </w:p>
    <w:p w14:paraId="6267D8D1" w14:textId="4EF8D338" w:rsidR="0016773E" w:rsidRDefault="0016773E" w:rsidP="0016773E">
      <w:pPr>
        <w:bidi w:val="0"/>
        <w:jc w:val="right"/>
      </w:pPr>
      <w:r>
        <w:rPr>
          <w:rFonts w:hint="cs"/>
          <w:rtl/>
        </w:rPr>
        <w:t>קריאה תמונות ושמירה בתצורה מטר</w:t>
      </w:r>
      <w:r w:rsidR="009B11EF">
        <w:rPr>
          <w:rFonts w:hint="cs"/>
          <w:rtl/>
        </w:rPr>
        <w:t>י</w:t>
      </w:r>
      <w:r>
        <w:rPr>
          <w:rFonts w:hint="cs"/>
          <w:rtl/>
        </w:rPr>
        <w:t>ציונית:</w:t>
      </w:r>
    </w:p>
    <w:p w14:paraId="74B4E00D" w14:textId="6EDCA04F" w:rsidR="0016773E" w:rsidRDefault="009B11EF" w:rsidP="0016773E">
      <w:pPr>
        <w:bidi w:val="0"/>
        <w:jc w:val="right"/>
      </w:pPr>
      <w:r w:rsidRPr="009B11EF">
        <w:rPr>
          <w:noProof/>
        </w:rPr>
        <w:drawing>
          <wp:inline distT="0" distB="0" distL="0" distR="0" wp14:anchorId="20FEF5C8" wp14:editId="7027AF87">
            <wp:extent cx="5963482" cy="3515216"/>
            <wp:effectExtent l="0" t="0" r="0" b="9525"/>
            <wp:docPr id="808009008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09008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D158" w14:textId="5043FAED" w:rsidR="00280585" w:rsidRDefault="001420F1" w:rsidP="0016773E">
      <w:pPr>
        <w:bidi w:val="0"/>
        <w:jc w:val="right"/>
      </w:pPr>
      <w:r>
        <w:br w:type="page"/>
      </w:r>
    </w:p>
    <w:p w14:paraId="6F0ABED3" w14:textId="77777777" w:rsidR="00280585" w:rsidRDefault="00280585" w:rsidP="0028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</w:pPr>
    </w:p>
    <w:p w14:paraId="0BD5AD0E" w14:textId="7C832A74" w:rsidR="0082516A" w:rsidRPr="0082516A" w:rsidRDefault="0082516A" w:rsidP="008251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del w:id="9" w:author="Microsoft Word" w:date="2024-04-03T22:57:00Z" w16du:dateUtc="2024-04-03T19:57:00Z"/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</w:pPr>
      <w:del w:id="10" w:author="Microsoft Word" w:date="2024-04-03T22:57:00Z" w16du:dateUtc="2024-04-03T19:57:00Z">
        <w:r w:rsidRPr="0082516A">
          <w:rPr>
            <w:rFonts w:ascii="var(--jp-code-font-family)" w:eastAsia="Times New Roman" w:hAnsi="var(--jp-code-font-family)" w:cs="Courier New"/>
            <w:kern w:val="0"/>
            <w:sz w:val="20"/>
            <w:szCs w:val="20"/>
            <w14:ligatures w14:val="none"/>
          </w:rPr>
          <w:delText xml:space="preserve">, 28, 192)          768       ['block3a_dwconv[0][0]']      </w:delText>
        </w:r>
      </w:del>
    </w:p>
    <w:p w14:paraId="7E2E3793" w14:textId="015DBA7E" w:rsidR="00944FDD" w:rsidRPr="006C60FB" w:rsidRDefault="002204CB" w:rsidP="006C6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rtl/>
          <w14:ligatures w14:val="none"/>
        </w:rPr>
      </w:pPr>
      <w:r>
        <w:rPr>
          <w:rFonts w:ascii="Calibri" w:hAnsi="Calibri" w:cs="Calibri"/>
          <w:rtl/>
        </w:rPr>
        <w:br/>
      </w:r>
      <w:r w:rsidR="0082516A" w:rsidRPr="0082516A">
        <w:rPr>
          <w:rFonts w:ascii="var(--jp-code-font-family)" w:eastAsia="Times New Roman" w:hAnsi="var(--jp-code-font-family)" w:cs="Courier New"/>
          <w:kern w:val="0"/>
          <w:sz w:val="20"/>
          <w:szCs w:val="20"/>
          <w14:ligatures w14:val="none"/>
        </w:rPr>
        <w:t>__________________________________________________________________</w:t>
      </w:r>
    </w:p>
    <w:sectPr w:rsidR="00944FDD" w:rsidRPr="006C60FB" w:rsidSect="00895DF1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C318E2"/>
    <w:multiLevelType w:val="hybridMultilevel"/>
    <w:tmpl w:val="76E2573A"/>
    <w:lvl w:ilvl="0" w:tplc="19621038">
      <w:numFmt w:val="bullet"/>
      <w:lvlText w:val=""/>
      <w:lvlJc w:val="left"/>
      <w:pPr>
        <w:ind w:left="-1118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-3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7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42" w:hanging="360"/>
      </w:pPr>
      <w:rPr>
        <w:rFonts w:ascii="Wingdings" w:hAnsi="Wingdings" w:hint="default"/>
      </w:rPr>
    </w:lvl>
  </w:abstractNum>
  <w:abstractNum w:abstractNumId="1" w15:restartNumberingAfterBreak="0">
    <w:nsid w:val="12E467AB"/>
    <w:multiLevelType w:val="hybridMultilevel"/>
    <w:tmpl w:val="A07E9A54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27CC7B66"/>
    <w:multiLevelType w:val="hybridMultilevel"/>
    <w:tmpl w:val="76B0BEBC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3" w15:restartNumberingAfterBreak="0">
    <w:nsid w:val="2B701CDB"/>
    <w:multiLevelType w:val="hybridMultilevel"/>
    <w:tmpl w:val="5FDA8F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007070"/>
    <w:multiLevelType w:val="hybridMultilevel"/>
    <w:tmpl w:val="793ED9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7308F0"/>
    <w:multiLevelType w:val="hybridMultilevel"/>
    <w:tmpl w:val="312258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3C65213"/>
    <w:multiLevelType w:val="hybridMultilevel"/>
    <w:tmpl w:val="91866D0A"/>
    <w:lvl w:ilvl="0" w:tplc="D658699E">
      <w:numFmt w:val="bullet"/>
      <w:lvlText w:val=""/>
      <w:lvlJc w:val="left"/>
      <w:pPr>
        <w:ind w:left="36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5A15F8"/>
    <w:multiLevelType w:val="hybridMultilevel"/>
    <w:tmpl w:val="0F767E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1B6A56"/>
    <w:multiLevelType w:val="hybridMultilevel"/>
    <w:tmpl w:val="7F683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7E1023"/>
    <w:multiLevelType w:val="multilevel"/>
    <w:tmpl w:val="662E6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A6628D"/>
    <w:multiLevelType w:val="hybridMultilevel"/>
    <w:tmpl w:val="F1BE9980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59D044AF"/>
    <w:multiLevelType w:val="hybridMultilevel"/>
    <w:tmpl w:val="97AC2726"/>
    <w:lvl w:ilvl="0" w:tplc="578648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F30D5A"/>
    <w:multiLevelType w:val="hybridMultilevel"/>
    <w:tmpl w:val="285E1DF2"/>
    <w:lvl w:ilvl="0" w:tplc="D658699E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3116A1"/>
    <w:multiLevelType w:val="hybridMultilevel"/>
    <w:tmpl w:val="5218C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EA2D2A"/>
    <w:multiLevelType w:val="hybridMultilevel"/>
    <w:tmpl w:val="B0F2A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085DF5"/>
    <w:multiLevelType w:val="hybridMultilevel"/>
    <w:tmpl w:val="0346CC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FA29B5"/>
    <w:multiLevelType w:val="hybridMultilevel"/>
    <w:tmpl w:val="BEFEA0D0"/>
    <w:lvl w:ilvl="0" w:tplc="BD7CBDC6">
      <w:start w:val="1"/>
      <w:numFmt w:val="decimal"/>
      <w:lvlText w:val="%1."/>
      <w:lvlJc w:val="left"/>
      <w:pPr>
        <w:ind w:left="144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4477013">
    <w:abstractNumId w:val="9"/>
  </w:num>
  <w:num w:numId="2" w16cid:durableId="1847405350">
    <w:abstractNumId w:val="0"/>
  </w:num>
  <w:num w:numId="3" w16cid:durableId="569121242">
    <w:abstractNumId w:val="12"/>
  </w:num>
  <w:num w:numId="4" w16cid:durableId="179273220">
    <w:abstractNumId w:val="6"/>
  </w:num>
  <w:num w:numId="5" w16cid:durableId="1209564779">
    <w:abstractNumId w:val="4"/>
  </w:num>
  <w:num w:numId="6" w16cid:durableId="463306478">
    <w:abstractNumId w:val="8"/>
  </w:num>
  <w:num w:numId="7" w16cid:durableId="1979872262">
    <w:abstractNumId w:val="10"/>
  </w:num>
  <w:num w:numId="8" w16cid:durableId="1813331946">
    <w:abstractNumId w:val="2"/>
  </w:num>
  <w:num w:numId="9" w16cid:durableId="783885028">
    <w:abstractNumId w:val="7"/>
  </w:num>
  <w:num w:numId="10" w16cid:durableId="1530490429">
    <w:abstractNumId w:val="16"/>
  </w:num>
  <w:num w:numId="11" w16cid:durableId="390808890">
    <w:abstractNumId w:val="15"/>
  </w:num>
  <w:num w:numId="12" w16cid:durableId="523980342">
    <w:abstractNumId w:val="5"/>
  </w:num>
  <w:num w:numId="13" w16cid:durableId="573904045">
    <w:abstractNumId w:val="14"/>
  </w:num>
  <w:num w:numId="14" w16cid:durableId="1316032482">
    <w:abstractNumId w:val="1"/>
  </w:num>
  <w:num w:numId="15" w16cid:durableId="323625076">
    <w:abstractNumId w:val="3"/>
  </w:num>
  <w:num w:numId="16" w16cid:durableId="1857815345">
    <w:abstractNumId w:val="11"/>
  </w:num>
  <w:num w:numId="17" w16cid:durableId="144750618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B50"/>
    <w:rsid w:val="00000739"/>
    <w:rsid w:val="00002138"/>
    <w:rsid w:val="00002877"/>
    <w:rsid w:val="00002A33"/>
    <w:rsid w:val="00002F7B"/>
    <w:rsid w:val="000030EC"/>
    <w:rsid w:val="00003223"/>
    <w:rsid w:val="0000377A"/>
    <w:rsid w:val="00004427"/>
    <w:rsid w:val="00004E02"/>
    <w:rsid w:val="0000579A"/>
    <w:rsid w:val="00005A18"/>
    <w:rsid w:val="00005D94"/>
    <w:rsid w:val="00006401"/>
    <w:rsid w:val="00006837"/>
    <w:rsid w:val="000107ED"/>
    <w:rsid w:val="000109DE"/>
    <w:rsid w:val="00010EFB"/>
    <w:rsid w:val="0001107B"/>
    <w:rsid w:val="000110F2"/>
    <w:rsid w:val="000111D2"/>
    <w:rsid w:val="00012496"/>
    <w:rsid w:val="000127D9"/>
    <w:rsid w:val="000129B7"/>
    <w:rsid w:val="00012B85"/>
    <w:rsid w:val="00014A46"/>
    <w:rsid w:val="0001580E"/>
    <w:rsid w:val="000158BD"/>
    <w:rsid w:val="00016C33"/>
    <w:rsid w:val="00016F2C"/>
    <w:rsid w:val="00017D1D"/>
    <w:rsid w:val="000202DA"/>
    <w:rsid w:val="0002081E"/>
    <w:rsid w:val="000209EF"/>
    <w:rsid w:val="0002106D"/>
    <w:rsid w:val="00021465"/>
    <w:rsid w:val="000220BF"/>
    <w:rsid w:val="0002249C"/>
    <w:rsid w:val="000234F2"/>
    <w:rsid w:val="000241C8"/>
    <w:rsid w:val="00024D18"/>
    <w:rsid w:val="00024FBE"/>
    <w:rsid w:val="00026F96"/>
    <w:rsid w:val="00027224"/>
    <w:rsid w:val="000273C6"/>
    <w:rsid w:val="00027826"/>
    <w:rsid w:val="000300BE"/>
    <w:rsid w:val="00031051"/>
    <w:rsid w:val="000315B7"/>
    <w:rsid w:val="00032332"/>
    <w:rsid w:val="00032E57"/>
    <w:rsid w:val="000338D8"/>
    <w:rsid w:val="0003539D"/>
    <w:rsid w:val="00036DAC"/>
    <w:rsid w:val="00036DFD"/>
    <w:rsid w:val="00037649"/>
    <w:rsid w:val="0004030D"/>
    <w:rsid w:val="000408F3"/>
    <w:rsid w:val="00041775"/>
    <w:rsid w:val="00042867"/>
    <w:rsid w:val="00042D8F"/>
    <w:rsid w:val="000434AF"/>
    <w:rsid w:val="0004389B"/>
    <w:rsid w:val="000468CA"/>
    <w:rsid w:val="0004728C"/>
    <w:rsid w:val="00047484"/>
    <w:rsid w:val="0005050F"/>
    <w:rsid w:val="000509DB"/>
    <w:rsid w:val="0005102B"/>
    <w:rsid w:val="00051913"/>
    <w:rsid w:val="00051EC6"/>
    <w:rsid w:val="00052462"/>
    <w:rsid w:val="0005335E"/>
    <w:rsid w:val="00053926"/>
    <w:rsid w:val="00053CD5"/>
    <w:rsid w:val="000543AC"/>
    <w:rsid w:val="000552C1"/>
    <w:rsid w:val="00055E61"/>
    <w:rsid w:val="00057615"/>
    <w:rsid w:val="0006061E"/>
    <w:rsid w:val="0006088F"/>
    <w:rsid w:val="00060C69"/>
    <w:rsid w:val="00061691"/>
    <w:rsid w:val="00062979"/>
    <w:rsid w:val="00063420"/>
    <w:rsid w:val="000643B6"/>
    <w:rsid w:val="000644DE"/>
    <w:rsid w:val="00065443"/>
    <w:rsid w:val="000655AA"/>
    <w:rsid w:val="00065658"/>
    <w:rsid w:val="00065CAD"/>
    <w:rsid w:val="00066AB7"/>
    <w:rsid w:val="00067EBC"/>
    <w:rsid w:val="000718E6"/>
    <w:rsid w:val="00071B1C"/>
    <w:rsid w:val="000722F2"/>
    <w:rsid w:val="00072D03"/>
    <w:rsid w:val="000736E7"/>
    <w:rsid w:val="00073D29"/>
    <w:rsid w:val="00074865"/>
    <w:rsid w:val="00074E1A"/>
    <w:rsid w:val="00075B4D"/>
    <w:rsid w:val="00077101"/>
    <w:rsid w:val="00080803"/>
    <w:rsid w:val="0008227F"/>
    <w:rsid w:val="0008235D"/>
    <w:rsid w:val="00082B90"/>
    <w:rsid w:val="000833F1"/>
    <w:rsid w:val="000838C8"/>
    <w:rsid w:val="00084E1E"/>
    <w:rsid w:val="000853C1"/>
    <w:rsid w:val="000857F0"/>
    <w:rsid w:val="000858E0"/>
    <w:rsid w:val="00086F48"/>
    <w:rsid w:val="000874A5"/>
    <w:rsid w:val="00087591"/>
    <w:rsid w:val="000879DF"/>
    <w:rsid w:val="00087E4A"/>
    <w:rsid w:val="00087F08"/>
    <w:rsid w:val="00087F75"/>
    <w:rsid w:val="00091576"/>
    <w:rsid w:val="000917E6"/>
    <w:rsid w:val="00092FB2"/>
    <w:rsid w:val="000930E4"/>
    <w:rsid w:val="000937BF"/>
    <w:rsid w:val="0009576B"/>
    <w:rsid w:val="00095E8F"/>
    <w:rsid w:val="00096707"/>
    <w:rsid w:val="00097884"/>
    <w:rsid w:val="000A01E1"/>
    <w:rsid w:val="000A1322"/>
    <w:rsid w:val="000A22FF"/>
    <w:rsid w:val="000A258F"/>
    <w:rsid w:val="000A25D3"/>
    <w:rsid w:val="000A2740"/>
    <w:rsid w:val="000A4721"/>
    <w:rsid w:val="000A5092"/>
    <w:rsid w:val="000A5350"/>
    <w:rsid w:val="000A71C0"/>
    <w:rsid w:val="000A7AC9"/>
    <w:rsid w:val="000B0731"/>
    <w:rsid w:val="000B1122"/>
    <w:rsid w:val="000B1870"/>
    <w:rsid w:val="000B43F9"/>
    <w:rsid w:val="000B4603"/>
    <w:rsid w:val="000B6227"/>
    <w:rsid w:val="000B7A1A"/>
    <w:rsid w:val="000B7A9B"/>
    <w:rsid w:val="000C0175"/>
    <w:rsid w:val="000C046D"/>
    <w:rsid w:val="000C1180"/>
    <w:rsid w:val="000C1580"/>
    <w:rsid w:val="000C1773"/>
    <w:rsid w:val="000C2068"/>
    <w:rsid w:val="000C4B99"/>
    <w:rsid w:val="000C4BF2"/>
    <w:rsid w:val="000C5A75"/>
    <w:rsid w:val="000C6387"/>
    <w:rsid w:val="000C6785"/>
    <w:rsid w:val="000C6E83"/>
    <w:rsid w:val="000C6EEC"/>
    <w:rsid w:val="000C74CC"/>
    <w:rsid w:val="000C7AC3"/>
    <w:rsid w:val="000D0F25"/>
    <w:rsid w:val="000D1A48"/>
    <w:rsid w:val="000D2586"/>
    <w:rsid w:val="000D35AF"/>
    <w:rsid w:val="000D506D"/>
    <w:rsid w:val="000D5D71"/>
    <w:rsid w:val="000D637F"/>
    <w:rsid w:val="000D7533"/>
    <w:rsid w:val="000E01B9"/>
    <w:rsid w:val="000E0763"/>
    <w:rsid w:val="000E1C51"/>
    <w:rsid w:val="000E1CFC"/>
    <w:rsid w:val="000E3437"/>
    <w:rsid w:val="000E385A"/>
    <w:rsid w:val="000E4DBE"/>
    <w:rsid w:val="000E4F77"/>
    <w:rsid w:val="000E7477"/>
    <w:rsid w:val="000E7CB0"/>
    <w:rsid w:val="000E7D1F"/>
    <w:rsid w:val="000F07DD"/>
    <w:rsid w:val="000F0B55"/>
    <w:rsid w:val="000F0BED"/>
    <w:rsid w:val="000F0D6F"/>
    <w:rsid w:val="000F1292"/>
    <w:rsid w:val="000F1FE5"/>
    <w:rsid w:val="000F3A55"/>
    <w:rsid w:val="000F4C92"/>
    <w:rsid w:val="000F5172"/>
    <w:rsid w:val="000F53F6"/>
    <w:rsid w:val="000F6842"/>
    <w:rsid w:val="000F68FF"/>
    <w:rsid w:val="000F7D1E"/>
    <w:rsid w:val="00103F6D"/>
    <w:rsid w:val="00103FD9"/>
    <w:rsid w:val="001041CF"/>
    <w:rsid w:val="00104311"/>
    <w:rsid w:val="001079CD"/>
    <w:rsid w:val="00107ADB"/>
    <w:rsid w:val="00107CC2"/>
    <w:rsid w:val="00111D4D"/>
    <w:rsid w:val="00112431"/>
    <w:rsid w:val="00112AD6"/>
    <w:rsid w:val="00112C1E"/>
    <w:rsid w:val="00112C3F"/>
    <w:rsid w:val="00112D94"/>
    <w:rsid w:val="001137E1"/>
    <w:rsid w:val="00113E07"/>
    <w:rsid w:val="001150F2"/>
    <w:rsid w:val="0011543B"/>
    <w:rsid w:val="00115730"/>
    <w:rsid w:val="00117529"/>
    <w:rsid w:val="00122614"/>
    <w:rsid w:val="00122CAD"/>
    <w:rsid w:val="00123365"/>
    <w:rsid w:val="00123BB9"/>
    <w:rsid w:val="001244AA"/>
    <w:rsid w:val="001245C5"/>
    <w:rsid w:val="00124BB5"/>
    <w:rsid w:val="00124EB5"/>
    <w:rsid w:val="001252AC"/>
    <w:rsid w:val="001271EC"/>
    <w:rsid w:val="0012758A"/>
    <w:rsid w:val="0013008A"/>
    <w:rsid w:val="00130303"/>
    <w:rsid w:val="00131AB3"/>
    <w:rsid w:val="001329B5"/>
    <w:rsid w:val="001330B6"/>
    <w:rsid w:val="0013319B"/>
    <w:rsid w:val="00133DC0"/>
    <w:rsid w:val="001349C5"/>
    <w:rsid w:val="00134EDE"/>
    <w:rsid w:val="00134EF7"/>
    <w:rsid w:val="00135257"/>
    <w:rsid w:val="00136024"/>
    <w:rsid w:val="0013614E"/>
    <w:rsid w:val="0013704E"/>
    <w:rsid w:val="001371CB"/>
    <w:rsid w:val="00137EA3"/>
    <w:rsid w:val="00140608"/>
    <w:rsid w:val="00140FC7"/>
    <w:rsid w:val="001420F1"/>
    <w:rsid w:val="00142BFC"/>
    <w:rsid w:val="00145258"/>
    <w:rsid w:val="0014648C"/>
    <w:rsid w:val="00146603"/>
    <w:rsid w:val="00146C61"/>
    <w:rsid w:val="00146DD3"/>
    <w:rsid w:val="0014726F"/>
    <w:rsid w:val="00147BC9"/>
    <w:rsid w:val="001505F2"/>
    <w:rsid w:val="0015125E"/>
    <w:rsid w:val="00151429"/>
    <w:rsid w:val="00151478"/>
    <w:rsid w:val="00151EB3"/>
    <w:rsid w:val="0015227A"/>
    <w:rsid w:val="001523E6"/>
    <w:rsid w:val="00152FC3"/>
    <w:rsid w:val="0015502A"/>
    <w:rsid w:val="0015674D"/>
    <w:rsid w:val="001576BF"/>
    <w:rsid w:val="00157BDD"/>
    <w:rsid w:val="00160EA2"/>
    <w:rsid w:val="0016134F"/>
    <w:rsid w:val="00161BCA"/>
    <w:rsid w:val="00161D7E"/>
    <w:rsid w:val="001639BC"/>
    <w:rsid w:val="00164433"/>
    <w:rsid w:val="001649D1"/>
    <w:rsid w:val="0016626D"/>
    <w:rsid w:val="00166840"/>
    <w:rsid w:val="00166C7E"/>
    <w:rsid w:val="00166DAB"/>
    <w:rsid w:val="0016773E"/>
    <w:rsid w:val="001705EE"/>
    <w:rsid w:val="001711FF"/>
    <w:rsid w:val="001714D3"/>
    <w:rsid w:val="0017166A"/>
    <w:rsid w:val="001722BD"/>
    <w:rsid w:val="0017347B"/>
    <w:rsid w:val="00174521"/>
    <w:rsid w:val="001746A5"/>
    <w:rsid w:val="00175493"/>
    <w:rsid w:val="001754FA"/>
    <w:rsid w:val="001758E4"/>
    <w:rsid w:val="00175AD2"/>
    <w:rsid w:val="00175F3D"/>
    <w:rsid w:val="00176009"/>
    <w:rsid w:val="00177E67"/>
    <w:rsid w:val="0018000D"/>
    <w:rsid w:val="001803CE"/>
    <w:rsid w:val="00181FF7"/>
    <w:rsid w:val="001834E3"/>
    <w:rsid w:val="00183684"/>
    <w:rsid w:val="00183FB1"/>
    <w:rsid w:val="0018448B"/>
    <w:rsid w:val="00184562"/>
    <w:rsid w:val="001848FB"/>
    <w:rsid w:val="00184A4C"/>
    <w:rsid w:val="00184AF8"/>
    <w:rsid w:val="001852EA"/>
    <w:rsid w:val="001860FB"/>
    <w:rsid w:val="00186706"/>
    <w:rsid w:val="0018690E"/>
    <w:rsid w:val="00186C38"/>
    <w:rsid w:val="00186D90"/>
    <w:rsid w:val="00186E88"/>
    <w:rsid w:val="00187DA2"/>
    <w:rsid w:val="00190B6D"/>
    <w:rsid w:val="00192119"/>
    <w:rsid w:val="00192293"/>
    <w:rsid w:val="00193277"/>
    <w:rsid w:val="00193842"/>
    <w:rsid w:val="00194229"/>
    <w:rsid w:val="0019503C"/>
    <w:rsid w:val="0019579F"/>
    <w:rsid w:val="0019614C"/>
    <w:rsid w:val="00196525"/>
    <w:rsid w:val="001965E8"/>
    <w:rsid w:val="001A1935"/>
    <w:rsid w:val="001A1D65"/>
    <w:rsid w:val="001A2255"/>
    <w:rsid w:val="001A241B"/>
    <w:rsid w:val="001A341D"/>
    <w:rsid w:val="001A51D4"/>
    <w:rsid w:val="001B0699"/>
    <w:rsid w:val="001B0B20"/>
    <w:rsid w:val="001B0C9E"/>
    <w:rsid w:val="001B1E79"/>
    <w:rsid w:val="001B28B4"/>
    <w:rsid w:val="001B2A0D"/>
    <w:rsid w:val="001B2B14"/>
    <w:rsid w:val="001B6083"/>
    <w:rsid w:val="001B6089"/>
    <w:rsid w:val="001B6BAC"/>
    <w:rsid w:val="001B73C4"/>
    <w:rsid w:val="001B7C42"/>
    <w:rsid w:val="001C09EB"/>
    <w:rsid w:val="001C19CE"/>
    <w:rsid w:val="001C21F6"/>
    <w:rsid w:val="001C3796"/>
    <w:rsid w:val="001C4502"/>
    <w:rsid w:val="001C4ADB"/>
    <w:rsid w:val="001C605B"/>
    <w:rsid w:val="001C72C5"/>
    <w:rsid w:val="001C7360"/>
    <w:rsid w:val="001D0E5B"/>
    <w:rsid w:val="001D1125"/>
    <w:rsid w:val="001D1B12"/>
    <w:rsid w:val="001D1B31"/>
    <w:rsid w:val="001D1FD7"/>
    <w:rsid w:val="001D2AA9"/>
    <w:rsid w:val="001D33EC"/>
    <w:rsid w:val="001D40D7"/>
    <w:rsid w:val="001D45EA"/>
    <w:rsid w:val="001D7852"/>
    <w:rsid w:val="001E000E"/>
    <w:rsid w:val="001E0A8C"/>
    <w:rsid w:val="001E1424"/>
    <w:rsid w:val="001E2E46"/>
    <w:rsid w:val="001E52FE"/>
    <w:rsid w:val="001E60EC"/>
    <w:rsid w:val="001E64F4"/>
    <w:rsid w:val="001E74E5"/>
    <w:rsid w:val="001E7C2C"/>
    <w:rsid w:val="001F1522"/>
    <w:rsid w:val="001F1AD2"/>
    <w:rsid w:val="001F1E25"/>
    <w:rsid w:val="001F2E51"/>
    <w:rsid w:val="001F3D9F"/>
    <w:rsid w:val="001F41BB"/>
    <w:rsid w:val="001F4546"/>
    <w:rsid w:val="001F4CC6"/>
    <w:rsid w:val="001F53B3"/>
    <w:rsid w:val="001F582C"/>
    <w:rsid w:val="001F6B3B"/>
    <w:rsid w:val="001F6E83"/>
    <w:rsid w:val="001F7899"/>
    <w:rsid w:val="00201425"/>
    <w:rsid w:val="002017DB"/>
    <w:rsid w:val="00201B37"/>
    <w:rsid w:val="00201FA4"/>
    <w:rsid w:val="0020258F"/>
    <w:rsid w:val="00202EE6"/>
    <w:rsid w:val="002030C1"/>
    <w:rsid w:val="00203221"/>
    <w:rsid w:val="00203561"/>
    <w:rsid w:val="00204265"/>
    <w:rsid w:val="002053F2"/>
    <w:rsid w:val="0020552C"/>
    <w:rsid w:val="002058D7"/>
    <w:rsid w:val="00206600"/>
    <w:rsid w:val="00206DA5"/>
    <w:rsid w:val="00210248"/>
    <w:rsid w:val="00210681"/>
    <w:rsid w:val="002107EC"/>
    <w:rsid w:val="00211AAE"/>
    <w:rsid w:val="00211F60"/>
    <w:rsid w:val="0021253D"/>
    <w:rsid w:val="00213C25"/>
    <w:rsid w:val="002142DA"/>
    <w:rsid w:val="00214C15"/>
    <w:rsid w:val="00214CC2"/>
    <w:rsid w:val="0021539D"/>
    <w:rsid w:val="00216135"/>
    <w:rsid w:val="002169BC"/>
    <w:rsid w:val="00217650"/>
    <w:rsid w:val="002177B6"/>
    <w:rsid w:val="002204CB"/>
    <w:rsid w:val="002209FF"/>
    <w:rsid w:val="00221398"/>
    <w:rsid w:val="00221533"/>
    <w:rsid w:val="00221817"/>
    <w:rsid w:val="00223750"/>
    <w:rsid w:val="0022383A"/>
    <w:rsid w:val="00223C21"/>
    <w:rsid w:val="00224B64"/>
    <w:rsid w:val="00224E22"/>
    <w:rsid w:val="002263AF"/>
    <w:rsid w:val="00226561"/>
    <w:rsid w:val="002266C8"/>
    <w:rsid w:val="00226768"/>
    <w:rsid w:val="002267EB"/>
    <w:rsid w:val="002269C8"/>
    <w:rsid w:val="00226CAF"/>
    <w:rsid w:val="00226E65"/>
    <w:rsid w:val="00227F89"/>
    <w:rsid w:val="002312B4"/>
    <w:rsid w:val="00232993"/>
    <w:rsid w:val="00234D12"/>
    <w:rsid w:val="00234FA9"/>
    <w:rsid w:val="002357F5"/>
    <w:rsid w:val="00235BA2"/>
    <w:rsid w:val="002363DB"/>
    <w:rsid w:val="002367A3"/>
    <w:rsid w:val="00237705"/>
    <w:rsid w:val="00237FBD"/>
    <w:rsid w:val="00240ADA"/>
    <w:rsid w:val="00241C33"/>
    <w:rsid w:val="00241FE1"/>
    <w:rsid w:val="00242D11"/>
    <w:rsid w:val="0024441C"/>
    <w:rsid w:val="00245E5A"/>
    <w:rsid w:val="00245FC1"/>
    <w:rsid w:val="0025025B"/>
    <w:rsid w:val="002507DB"/>
    <w:rsid w:val="0025200A"/>
    <w:rsid w:val="0025232D"/>
    <w:rsid w:val="0025310A"/>
    <w:rsid w:val="002542E1"/>
    <w:rsid w:val="0025442B"/>
    <w:rsid w:val="00257079"/>
    <w:rsid w:val="00257BD0"/>
    <w:rsid w:val="00261150"/>
    <w:rsid w:val="002612C8"/>
    <w:rsid w:val="00262DA2"/>
    <w:rsid w:val="00263594"/>
    <w:rsid w:val="00263958"/>
    <w:rsid w:val="00263C0B"/>
    <w:rsid w:val="002640E0"/>
    <w:rsid w:val="002647D5"/>
    <w:rsid w:val="00265E62"/>
    <w:rsid w:val="00266EB4"/>
    <w:rsid w:val="002675CE"/>
    <w:rsid w:val="002679A4"/>
    <w:rsid w:val="00267D3F"/>
    <w:rsid w:val="00270C58"/>
    <w:rsid w:val="0027128C"/>
    <w:rsid w:val="00272343"/>
    <w:rsid w:val="00272F1A"/>
    <w:rsid w:val="00273044"/>
    <w:rsid w:val="00274051"/>
    <w:rsid w:val="00274285"/>
    <w:rsid w:val="0027584E"/>
    <w:rsid w:val="0027585C"/>
    <w:rsid w:val="00275D49"/>
    <w:rsid w:val="00275F79"/>
    <w:rsid w:val="0027792F"/>
    <w:rsid w:val="00277981"/>
    <w:rsid w:val="0028005C"/>
    <w:rsid w:val="002801AD"/>
    <w:rsid w:val="00280499"/>
    <w:rsid w:val="002804A5"/>
    <w:rsid w:val="00280585"/>
    <w:rsid w:val="0028060E"/>
    <w:rsid w:val="0028141C"/>
    <w:rsid w:val="00281B3D"/>
    <w:rsid w:val="0028217B"/>
    <w:rsid w:val="002827F2"/>
    <w:rsid w:val="00283751"/>
    <w:rsid w:val="00283B3B"/>
    <w:rsid w:val="00286B1B"/>
    <w:rsid w:val="00290235"/>
    <w:rsid w:val="002907B8"/>
    <w:rsid w:val="00292F22"/>
    <w:rsid w:val="00293154"/>
    <w:rsid w:val="002944EB"/>
    <w:rsid w:val="00294E93"/>
    <w:rsid w:val="002952BA"/>
    <w:rsid w:val="00295AEC"/>
    <w:rsid w:val="0029655F"/>
    <w:rsid w:val="00296C04"/>
    <w:rsid w:val="00296DEA"/>
    <w:rsid w:val="00297763"/>
    <w:rsid w:val="00297987"/>
    <w:rsid w:val="00297C66"/>
    <w:rsid w:val="002A077D"/>
    <w:rsid w:val="002A2942"/>
    <w:rsid w:val="002A3703"/>
    <w:rsid w:val="002A3AAD"/>
    <w:rsid w:val="002A3AE5"/>
    <w:rsid w:val="002A494F"/>
    <w:rsid w:val="002A5113"/>
    <w:rsid w:val="002A5B77"/>
    <w:rsid w:val="002A68E6"/>
    <w:rsid w:val="002A7101"/>
    <w:rsid w:val="002A7B2D"/>
    <w:rsid w:val="002B03CB"/>
    <w:rsid w:val="002B0B23"/>
    <w:rsid w:val="002B0DFA"/>
    <w:rsid w:val="002B2542"/>
    <w:rsid w:val="002B35DB"/>
    <w:rsid w:val="002B4972"/>
    <w:rsid w:val="002B4A9D"/>
    <w:rsid w:val="002B601B"/>
    <w:rsid w:val="002B62CE"/>
    <w:rsid w:val="002B6843"/>
    <w:rsid w:val="002B7C89"/>
    <w:rsid w:val="002C025D"/>
    <w:rsid w:val="002C0A0C"/>
    <w:rsid w:val="002C1171"/>
    <w:rsid w:val="002C1DBE"/>
    <w:rsid w:val="002C3095"/>
    <w:rsid w:val="002C333A"/>
    <w:rsid w:val="002C34E7"/>
    <w:rsid w:val="002C3884"/>
    <w:rsid w:val="002C41F5"/>
    <w:rsid w:val="002C4F36"/>
    <w:rsid w:val="002D03FC"/>
    <w:rsid w:val="002D060E"/>
    <w:rsid w:val="002D0E86"/>
    <w:rsid w:val="002D1E23"/>
    <w:rsid w:val="002D1FFE"/>
    <w:rsid w:val="002D24A9"/>
    <w:rsid w:val="002D40E8"/>
    <w:rsid w:val="002D411B"/>
    <w:rsid w:val="002D4E9C"/>
    <w:rsid w:val="002D504D"/>
    <w:rsid w:val="002D5ED8"/>
    <w:rsid w:val="002D63F7"/>
    <w:rsid w:val="002D6DCD"/>
    <w:rsid w:val="002D79D2"/>
    <w:rsid w:val="002E005E"/>
    <w:rsid w:val="002E02A6"/>
    <w:rsid w:val="002E0AD7"/>
    <w:rsid w:val="002E120F"/>
    <w:rsid w:val="002E19B9"/>
    <w:rsid w:val="002E1B7D"/>
    <w:rsid w:val="002E1EEE"/>
    <w:rsid w:val="002E259D"/>
    <w:rsid w:val="002E2C73"/>
    <w:rsid w:val="002E2CCB"/>
    <w:rsid w:val="002E2DFC"/>
    <w:rsid w:val="002E2FE3"/>
    <w:rsid w:val="002E375D"/>
    <w:rsid w:val="002E4500"/>
    <w:rsid w:val="002E49BF"/>
    <w:rsid w:val="002E6F8B"/>
    <w:rsid w:val="002E7243"/>
    <w:rsid w:val="002F3390"/>
    <w:rsid w:val="002F33EA"/>
    <w:rsid w:val="002F3971"/>
    <w:rsid w:val="002F3DC2"/>
    <w:rsid w:val="002F3FC1"/>
    <w:rsid w:val="002F4B71"/>
    <w:rsid w:val="002F4E37"/>
    <w:rsid w:val="002F593B"/>
    <w:rsid w:val="002F62BD"/>
    <w:rsid w:val="002F6680"/>
    <w:rsid w:val="002F6799"/>
    <w:rsid w:val="002F7342"/>
    <w:rsid w:val="002F7FCF"/>
    <w:rsid w:val="003011CF"/>
    <w:rsid w:val="003028B3"/>
    <w:rsid w:val="00305BC1"/>
    <w:rsid w:val="00305D0A"/>
    <w:rsid w:val="003064DE"/>
    <w:rsid w:val="003067E8"/>
    <w:rsid w:val="00307056"/>
    <w:rsid w:val="003076D5"/>
    <w:rsid w:val="00314E3F"/>
    <w:rsid w:val="00315714"/>
    <w:rsid w:val="00315E7A"/>
    <w:rsid w:val="00316EE8"/>
    <w:rsid w:val="0031750F"/>
    <w:rsid w:val="003175D7"/>
    <w:rsid w:val="00317701"/>
    <w:rsid w:val="0031799A"/>
    <w:rsid w:val="00317D15"/>
    <w:rsid w:val="00317D72"/>
    <w:rsid w:val="00321275"/>
    <w:rsid w:val="00321C1A"/>
    <w:rsid w:val="00323048"/>
    <w:rsid w:val="003232A6"/>
    <w:rsid w:val="00323540"/>
    <w:rsid w:val="00323A54"/>
    <w:rsid w:val="00323F67"/>
    <w:rsid w:val="00324E35"/>
    <w:rsid w:val="003252E9"/>
    <w:rsid w:val="00325412"/>
    <w:rsid w:val="0032544D"/>
    <w:rsid w:val="00326387"/>
    <w:rsid w:val="003271B4"/>
    <w:rsid w:val="00330043"/>
    <w:rsid w:val="00331BE1"/>
    <w:rsid w:val="003320F9"/>
    <w:rsid w:val="003322A0"/>
    <w:rsid w:val="00332743"/>
    <w:rsid w:val="00333548"/>
    <w:rsid w:val="003340A3"/>
    <w:rsid w:val="00335AE1"/>
    <w:rsid w:val="00335CDE"/>
    <w:rsid w:val="00336666"/>
    <w:rsid w:val="00340229"/>
    <w:rsid w:val="00340450"/>
    <w:rsid w:val="00341F0B"/>
    <w:rsid w:val="0034234E"/>
    <w:rsid w:val="00342F77"/>
    <w:rsid w:val="003435B4"/>
    <w:rsid w:val="003444A3"/>
    <w:rsid w:val="003445CC"/>
    <w:rsid w:val="00347384"/>
    <w:rsid w:val="00347641"/>
    <w:rsid w:val="00347E13"/>
    <w:rsid w:val="00350015"/>
    <w:rsid w:val="00350A15"/>
    <w:rsid w:val="00350D05"/>
    <w:rsid w:val="00352484"/>
    <w:rsid w:val="003529C1"/>
    <w:rsid w:val="00354AC8"/>
    <w:rsid w:val="003552FD"/>
    <w:rsid w:val="003566D8"/>
    <w:rsid w:val="003571BA"/>
    <w:rsid w:val="00357509"/>
    <w:rsid w:val="0036056A"/>
    <w:rsid w:val="00360B18"/>
    <w:rsid w:val="00360FE7"/>
    <w:rsid w:val="0036165C"/>
    <w:rsid w:val="00361C4E"/>
    <w:rsid w:val="00362224"/>
    <w:rsid w:val="003642D3"/>
    <w:rsid w:val="00365FF0"/>
    <w:rsid w:val="00366A99"/>
    <w:rsid w:val="00366DDD"/>
    <w:rsid w:val="003671E5"/>
    <w:rsid w:val="003671FD"/>
    <w:rsid w:val="00367400"/>
    <w:rsid w:val="00371938"/>
    <w:rsid w:val="00373147"/>
    <w:rsid w:val="00373C4B"/>
    <w:rsid w:val="003749E2"/>
    <w:rsid w:val="00375552"/>
    <w:rsid w:val="003759FE"/>
    <w:rsid w:val="0037655B"/>
    <w:rsid w:val="003767F5"/>
    <w:rsid w:val="0037721F"/>
    <w:rsid w:val="003800DA"/>
    <w:rsid w:val="003810CE"/>
    <w:rsid w:val="0038112F"/>
    <w:rsid w:val="003813E7"/>
    <w:rsid w:val="0038209F"/>
    <w:rsid w:val="00385119"/>
    <w:rsid w:val="003909E0"/>
    <w:rsid w:val="00390D45"/>
    <w:rsid w:val="003915E8"/>
    <w:rsid w:val="00391F5B"/>
    <w:rsid w:val="00393804"/>
    <w:rsid w:val="00393D14"/>
    <w:rsid w:val="003944AC"/>
    <w:rsid w:val="00394DE0"/>
    <w:rsid w:val="00395407"/>
    <w:rsid w:val="00395E75"/>
    <w:rsid w:val="00396E67"/>
    <w:rsid w:val="00396FCC"/>
    <w:rsid w:val="003A041F"/>
    <w:rsid w:val="003A12A5"/>
    <w:rsid w:val="003A155E"/>
    <w:rsid w:val="003A1777"/>
    <w:rsid w:val="003A2819"/>
    <w:rsid w:val="003A5F6F"/>
    <w:rsid w:val="003B0739"/>
    <w:rsid w:val="003B0913"/>
    <w:rsid w:val="003B0CF3"/>
    <w:rsid w:val="003B2367"/>
    <w:rsid w:val="003B2970"/>
    <w:rsid w:val="003B36EB"/>
    <w:rsid w:val="003B3B21"/>
    <w:rsid w:val="003B4D83"/>
    <w:rsid w:val="003B5041"/>
    <w:rsid w:val="003B6333"/>
    <w:rsid w:val="003B6B27"/>
    <w:rsid w:val="003B7435"/>
    <w:rsid w:val="003B7A27"/>
    <w:rsid w:val="003C031E"/>
    <w:rsid w:val="003C058A"/>
    <w:rsid w:val="003C1A45"/>
    <w:rsid w:val="003C2106"/>
    <w:rsid w:val="003C2A46"/>
    <w:rsid w:val="003C2B6F"/>
    <w:rsid w:val="003C386E"/>
    <w:rsid w:val="003C4810"/>
    <w:rsid w:val="003C5100"/>
    <w:rsid w:val="003C5A41"/>
    <w:rsid w:val="003C5F24"/>
    <w:rsid w:val="003C69C1"/>
    <w:rsid w:val="003C77A2"/>
    <w:rsid w:val="003D2DE1"/>
    <w:rsid w:val="003D3122"/>
    <w:rsid w:val="003D365C"/>
    <w:rsid w:val="003D3E59"/>
    <w:rsid w:val="003D4AA8"/>
    <w:rsid w:val="003D635F"/>
    <w:rsid w:val="003D73AB"/>
    <w:rsid w:val="003D7E99"/>
    <w:rsid w:val="003E0DA0"/>
    <w:rsid w:val="003E1FB6"/>
    <w:rsid w:val="003E587F"/>
    <w:rsid w:val="003E5A2D"/>
    <w:rsid w:val="003F096F"/>
    <w:rsid w:val="003F0BED"/>
    <w:rsid w:val="003F0CE7"/>
    <w:rsid w:val="003F0E4F"/>
    <w:rsid w:val="003F3EC9"/>
    <w:rsid w:val="003F489A"/>
    <w:rsid w:val="003F52C6"/>
    <w:rsid w:val="003F5B15"/>
    <w:rsid w:val="003F70CC"/>
    <w:rsid w:val="003F73AD"/>
    <w:rsid w:val="003F7582"/>
    <w:rsid w:val="003F7FAC"/>
    <w:rsid w:val="00402884"/>
    <w:rsid w:val="00403345"/>
    <w:rsid w:val="00404F8D"/>
    <w:rsid w:val="004061EB"/>
    <w:rsid w:val="00406F0F"/>
    <w:rsid w:val="00407078"/>
    <w:rsid w:val="004071AF"/>
    <w:rsid w:val="00407204"/>
    <w:rsid w:val="00410AE0"/>
    <w:rsid w:val="00410DDC"/>
    <w:rsid w:val="00410FC2"/>
    <w:rsid w:val="00411459"/>
    <w:rsid w:val="0041193E"/>
    <w:rsid w:val="0041198E"/>
    <w:rsid w:val="00412F3D"/>
    <w:rsid w:val="00412F5C"/>
    <w:rsid w:val="004132F8"/>
    <w:rsid w:val="00413DDC"/>
    <w:rsid w:val="00414372"/>
    <w:rsid w:val="004144AB"/>
    <w:rsid w:val="00414677"/>
    <w:rsid w:val="00415BCB"/>
    <w:rsid w:val="0041639B"/>
    <w:rsid w:val="0041728A"/>
    <w:rsid w:val="004179EC"/>
    <w:rsid w:val="00417C3E"/>
    <w:rsid w:val="00417F80"/>
    <w:rsid w:val="00421022"/>
    <w:rsid w:val="00421BA1"/>
    <w:rsid w:val="00421D76"/>
    <w:rsid w:val="00422471"/>
    <w:rsid w:val="00422925"/>
    <w:rsid w:val="0042292D"/>
    <w:rsid w:val="004230A3"/>
    <w:rsid w:val="004234E1"/>
    <w:rsid w:val="004249E7"/>
    <w:rsid w:val="004253AD"/>
    <w:rsid w:val="00425C09"/>
    <w:rsid w:val="0042619F"/>
    <w:rsid w:val="0042678E"/>
    <w:rsid w:val="00430400"/>
    <w:rsid w:val="00431BD9"/>
    <w:rsid w:val="00432971"/>
    <w:rsid w:val="0043322C"/>
    <w:rsid w:val="0043648B"/>
    <w:rsid w:val="00436D61"/>
    <w:rsid w:val="004374E3"/>
    <w:rsid w:val="004377F6"/>
    <w:rsid w:val="00440D68"/>
    <w:rsid w:val="00441B24"/>
    <w:rsid w:val="00442F4C"/>
    <w:rsid w:val="00444BF4"/>
    <w:rsid w:val="00447823"/>
    <w:rsid w:val="004478A5"/>
    <w:rsid w:val="00447E50"/>
    <w:rsid w:val="00451AE3"/>
    <w:rsid w:val="00452872"/>
    <w:rsid w:val="004534D7"/>
    <w:rsid w:val="00454A00"/>
    <w:rsid w:val="004565AE"/>
    <w:rsid w:val="00456C6A"/>
    <w:rsid w:val="00460782"/>
    <w:rsid w:val="00460B2A"/>
    <w:rsid w:val="00462BF7"/>
    <w:rsid w:val="00464F28"/>
    <w:rsid w:val="0046529A"/>
    <w:rsid w:val="004663FD"/>
    <w:rsid w:val="004701DD"/>
    <w:rsid w:val="004705AE"/>
    <w:rsid w:val="004717CF"/>
    <w:rsid w:val="00471EEE"/>
    <w:rsid w:val="00471F52"/>
    <w:rsid w:val="00472C87"/>
    <w:rsid w:val="00473249"/>
    <w:rsid w:val="00473252"/>
    <w:rsid w:val="004737AD"/>
    <w:rsid w:val="00474414"/>
    <w:rsid w:val="004744DD"/>
    <w:rsid w:val="00475C3D"/>
    <w:rsid w:val="00476BF8"/>
    <w:rsid w:val="00476FF4"/>
    <w:rsid w:val="00481199"/>
    <w:rsid w:val="004812B3"/>
    <w:rsid w:val="004824B9"/>
    <w:rsid w:val="00482F56"/>
    <w:rsid w:val="00483953"/>
    <w:rsid w:val="004839B7"/>
    <w:rsid w:val="00483DEA"/>
    <w:rsid w:val="0048415A"/>
    <w:rsid w:val="0048499E"/>
    <w:rsid w:val="00485357"/>
    <w:rsid w:val="004855DC"/>
    <w:rsid w:val="00485FC9"/>
    <w:rsid w:val="00486A1F"/>
    <w:rsid w:val="00486CBD"/>
    <w:rsid w:val="004870DE"/>
    <w:rsid w:val="0048745D"/>
    <w:rsid w:val="004903E3"/>
    <w:rsid w:val="00490C6C"/>
    <w:rsid w:val="00490E16"/>
    <w:rsid w:val="00490EED"/>
    <w:rsid w:val="00491D03"/>
    <w:rsid w:val="00492C92"/>
    <w:rsid w:val="00493006"/>
    <w:rsid w:val="00493C84"/>
    <w:rsid w:val="00494133"/>
    <w:rsid w:val="00494CFF"/>
    <w:rsid w:val="00495582"/>
    <w:rsid w:val="00495A2C"/>
    <w:rsid w:val="004964BE"/>
    <w:rsid w:val="00497F5F"/>
    <w:rsid w:val="004A03F4"/>
    <w:rsid w:val="004A1274"/>
    <w:rsid w:val="004A27FC"/>
    <w:rsid w:val="004A30B7"/>
    <w:rsid w:val="004A37FB"/>
    <w:rsid w:val="004A3900"/>
    <w:rsid w:val="004A44E0"/>
    <w:rsid w:val="004A595A"/>
    <w:rsid w:val="004A7C98"/>
    <w:rsid w:val="004B052D"/>
    <w:rsid w:val="004B0B09"/>
    <w:rsid w:val="004B1600"/>
    <w:rsid w:val="004B16E7"/>
    <w:rsid w:val="004B2125"/>
    <w:rsid w:val="004B3357"/>
    <w:rsid w:val="004B376C"/>
    <w:rsid w:val="004B4DAA"/>
    <w:rsid w:val="004B5BC8"/>
    <w:rsid w:val="004B64F6"/>
    <w:rsid w:val="004C09CB"/>
    <w:rsid w:val="004C0D9F"/>
    <w:rsid w:val="004C14DD"/>
    <w:rsid w:val="004C1B6E"/>
    <w:rsid w:val="004C2EBA"/>
    <w:rsid w:val="004C367C"/>
    <w:rsid w:val="004C41F1"/>
    <w:rsid w:val="004C4884"/>
    <w:rsid w:val="004C4FF3"/>
    <w:rsid w:val="004C51F8"/>
    <w:rsid w:val="004C5320"/>
    <w:rsid w:val="004C7C12"/>
    <w:rsid w:val="004C7DC8"/>
    <w:rsid w:val="004D0151"/>
    <w:rsid w:val="004D10DD"/>
    <w:rsid w:val="004D1C10"/>
    <w:rsid w:val="004D2D57"/>
    <w:rsid w:val="004D56AD"/>
    <w:rsid w:val="004D5817"/>
    <w:rsid w:val="004D5AAE"/>
    <w:rsid w:val="004D5EAD"/>
    <w:rsid w:val="004D747D"/>
    <w:rsid w:val="004D77AC"/>
    <w:rsid w:val="004E07A7"/>
    <w:rsid w:val="004E1B24"/>
    <w:rsid w:val="004E2AEC"/>
    <w:rsid w:val="004E316F"/>
    <w:rsid w:val="004E3EE2"/>
    <w:rsid w:val="004E457B"/>
    <w:rsid w:val="004E4F88"/>
    <w:rsid w:val="004E5495"/>
    <w:rsid w:val="004E57BE"/>
    <w:rsid w:val="004E69CE"/>
    <w:rsid w:val="004E6E63"/>
    <w:rsid w:val="004E78F7"/>
    <w:rsid w:val="004F4D84"/>
    <w:rsid w:val="004F5785"/>
    <w:rsid w:val="004F681B"/>
    <w:rsid w:val="00500279"/>
    <w:rsid w:val="00500DAB"/>
    <w:rsid w:val="00502729"/>
    <w:rsid w:val="00502808"/>
    <w:rsid w:val="0050328D"/>
    <w:rsid w:val="00503CEE"/>
    <w:rsid w:val="00506795"/>
    <w:rsid w:val="005101F8"/>
    <w:rsid w:val="005107E1"/>
    <w:rsid w:val="00510912"/>
    <w:rsid w:val="00510BCD"/>
    <w:rsid w:val="00510D34"/>
    <w:rsid w:val="0051268F"/>
    <w:rsid w:val="0051282F"/>
    <w:rsid w:val="00513961"/>
    <w:rsid w:val="00514099"/>
    <w:rsid w:val="00515AF8"/>
    <w:rsid w:val="005169DF"/>
    <w:rsid w:val="00516ED5"/>
    <w:rsid w:val="00517CA1"/>
    <w:rsid w:val="00520048"/>
    <w:rsid w:val="005200A8"/>
    <w:rsid w:val="005200CA"/>
    <w:rsid w:val="00520F63"/>
    <w:rsid w:val="00522A9B"/>
    <w:rsid w:val="00523C8B"/>
    <w:rsid w:val="005267B1"/>
    <w:rsid w:val="00526A7A"/>
    <w:rsid w:val="00526DEC"/>
    <w:rsid w:val="005274D2"/>
    <w:rsid w:val="005308F8"/>
    <w:rsid w:val="00531C04"/>
    <w:rsid w:val="005322F2"/>
    <w:rsid w:val="0053353D"/>
    <w:rsid w:val="0053412F"/>
    <w:rsid w:val="00534D13"/>
    <w:rsid w:val="005356D9"/>
    <w:rsid w:val="005357FB"/>
    <w:rsid w:val="0053607C"/>
    <w:rsid w:val="005363FF"/>
    <w:rsid w:val="005365E0"/>
    <w:rsid w:val="005368C7"/>
    <w:rsid w:val="00536FC5"/>
    <w:rsid w:val="00537157"/>
    <w:rsid w:val="00537BE0"/>
    <w:rsid w:val="005418D6"/>
    <w:rsid w:val="00541904"/>
    <w:rsid w:val="00541BF1"/>
    <w:rsid w:val="005425D8"/>
    <w:rsid w:val="005428FC"/>
    <w:rsid w:val="00543012"/>
    <w:rsid w:val="00544398"/>
    <w:rsid w:val="005443F8"/>
    <w:rsid w:val="00544D9A"/>
    <w:rsid w:val="00545AD5"/>
    <w:rsid w:val="00545E36"/>
    <w:rsid w:val="0054760D"/>
    <w:rsid w:val="005476E2"/>
    <w:rsid w:val="005477FB"/>
    <w:rsid w:val="00550009"/>
    <w:rsid w:val="005504F8"/>
    <w:rsid w:val="00550B0D"/>
    <w:rsid w:val="005521A5"/>
    <w:rsid w:val="005531F3"/>
    <w:rsid w:val="005547B3"/>
    <w:rsid w:val="0055544B"/>
    <w:rsid w:val="00556342"/>
    <w:rsid w:val="005564FD"/>
    <w:rsid w:val="00556963"/>
    <w:rsid w:val="00556FC0"/>
    <w:rsid w:val="005577CC"/>
    <w:rsid w:val="00557CA8"/>
    <w:rsid w:val="0056090A"/>
    <w:rsid w:val="00560AF7"/>
    <w:rsid w:val="005614ED"/>
    <w:rsid w:val="0056160D"/>
    <w:rsid w:val="00562335"/>
    <w:rsid w:val="00562345"/>
    <w:rsid w:val="00562768"/>
    <w:rsid w:val="00564660"/>
    <w:rsid w:val="00566F20"/>
    <w:rsid w:val="005670D8"/>
    <w:rsid w:val="00570666"/>
    <w:rsid w:val="00571120"/>
    <w:rsid w:val="00573778"/>
    <w:rsid w:val="00573C80"/>
    <w:rsid w:val="005744C8"/>
    <w:rsid w:val="00574AD6"/>
    <w:rsid w:val="00575129"/>
    <w:rsid w:val="00576E4D"/>
    <w:rsid w:val="005778F9"/>
    <w:rsid w:val="00577F65"/>
    <w:rsid w:val="00580413"/>
    <w:rsid w:val="00582036"/>
    <w:rsid w:val="00584BB1"/>
    <w:rsid w:val="00584E44"/>
    <w:rsid w:val="00584FBC"/>
    <w:rsid w:val="00585431"/>
    <w:rsid w:val="00585960"/>
    <w:rsid w:val="00586622"/>
    <w:rsid w:val="005873AE"/>
    <w:rsid w:val="00587B3B"/>
    <w:rsid w:val="005906FD"/>
    <w:rsid w:val="005909A6"/>
    <w:rsid w:val="005909BD"/>
    <w:rsid w:val="00590F47"/>
    <w:rsid w:val="005918A0"/>
    <w:rsid w:val="00591B96"/>
    <w:rsid w:val="005921BE"/>
    <w:rsid w:val="00592F84"/>
    <w:rsid w:val="005931E6"/>
    <w:rsid w:val="00593305"/>
    <w:rsid w:val="00593C41"/>
    <w:rsid w:val="00593EB4"/>
    <w:rsid w:val="00594CA7"/>
    <w:rsid w:val="005956E9"/>
    <w:rsid w:val="00595878"/>
    <w:rsid w:val="00595C1D"/>
    <w:rsid w:val="00595E6C"/>
    <w:rsid w:val="0059704C"/>
    <w:rsid w:val="00597DCE"/>
    <w:rsid w:val="005A09D9"/>
    <w:rsid w:val="005A0FF5"/>
    <w:rsid w:val="005A18FF"/>
    <w:rsid w:val="005A1980"/>
    <w:rsid w:val="005A1E44"/>
    <w:rsid w:val="005A3CB5"/>
    <w:rsid w:val="005A44C6"/>
    <w:rsid w:val="005A4876"/>
    <w:rsid w:val="005A615B"/>
    <w:rsid w:val="005A6706"/>
    <w:rsid w:val="005A6E6A"/>
    <w:rsid w:val="005B03C0"/>
    <w:rsid w:val="005B2F99"/>
    <w:rsid w:val="005B3591"/>
    <w:rsid w:val="005B49C3"/>
    <w:rsid w:val="005B530F"/>
    <w:rsid w:val="005B67D9"/>
    <w:rsid w:val="005B6D2C"/>
    <w:rsid w:val="005C246E"/>
    <w:rsid w:val="005C311A"/>
    <w:rsid w:val="005C3E30"/>
    <w:rsid w:val="005C4A99"/>
    <w:rsid w:val="005C4AF8"/>
    <w:rsid w:val="005C4F9F"/>
    <w:rsid w:val="005C5DD7"/>
    <w:rsid w:val="005C6BDB"/>
    <w:rsid w:val="005D0282"/>
    <w:rsid w:val="005D0CC7"/>
    <w:rsid w:val="005D15D2"/>
    <w:rsid w:val="005D25F1"/>
    <w:rsid w:val="005D2BC2"/>
    <w:rsid w:val="005D4DD5"/>
    <w:rsid w:val="005D5268"/>
    <w:rsid w:val="005D69D6"/>
    <w:rsid w:val="005D6C42"/>
    <w:rsid w:val="005D735E"/>
    <w:rsid w:val="005E072B"/>
    <w:rsid w:val="005E107F"/>
    <w:rsid w:val="005E10C5"/>
    <w:rsid w:val="005E26AB"/>
    <w:rsid w:val="005E37B2"/>
    <w:rsid w:val="005E4D6B"/>
    <w:rsid w:val="005E526C"/>
    <w:rsid w:val="005E764F"/>
    <w:rsid w:val="005E769E"/>
    <w:rsid w:val="005E7A4C"/>
    <w:rsid w:val="005F204E"/>
    <w:rsid w:val="005F3300"/>
    <w:rsid w:val="005F3535"/>
    <w:rsid w:val="005F38A6"/>
    <w:rsid w:val="005F6879"/>
    <w:rsid w:val="0060084A"/>
    <w:rsid w:val="00601517"/>
    <w:rsid w:val="00602E4D"/>
    <w:rsid w:val="00604705"/>
    <w:rsid w:val="00605B78"/>
    <w:rsid w:val="00605E80"/>
    <w:rsid w:val="006060C2"/>
    <w:rsid w:val="0060701B"/>
    <w:rsid w:val="00610058"/>
    <w:rsid w:val="00611247"/>
    <w:rsid w:val="00612624"/>
    <w:rsid w:val="0061380F"/>
    <w:rsid w:val="00613B6C"/>
    <w:rsid w:val="00614877"/>
    <w:rsid w:val="00615591"/>
    <w:rsid w:val="006164DA"/>
    <w:rsid w:val="00617722"/>
    <w:rsid w:val="00617B6D"/>
    <w:rsid w:val="006202BF"/>
    <w:rsid w:val="006219AD"/>
    <w:rsid w:val="00621E20"/>
    <w:rsid w:val="0062218F"/>
    <w:rsid w:val="00622480"/>
    <w:rsid w:val="0062309C"/>
    <w:rsid w:val="00623FEB"/>
    <w:rsid w:val="00625943"/>
    <w:rsid w:val="00625B67"/>
    <w:rsid w:val="006264DB"/>
    <w:rsid w:val="00626511"/>
    <w:rsid w:val="00626956"/>
    <w:rsid w:val="00630042"/>
    <w:rsid w:val="00630FA0"/>
    <w:rsid w:val="006355C5"/>
    <w:rsid w:val="00635772"/>
    <w:rsid w:val="00635A89"/>
    <w:rsid w:val="00635AA3"/>
    <w:rsid w:val="00636349"/>
    <w:rsid w:val="0063648F"/>
    <w:rsid w:val="00636783"/>
    <w:rsid w:val="0064053F"/>
    <w:rsid w:val="00640CB0"/>
    <w:rsid w:val="00642EDD"/>
    <w:rsid w:val="00643FE7"/>
    <w:rsid w:val="00644128"/>
    <w:rsid w:val="006448D6"/>
    <w:rsid w:val="00644A76"/>
    <w:rsid w:val="00645D85"/>
    <w:rsid w:val="0064647B"/>
    <w:rsid w:val="00650B49"/>
    <w:rsid w:val="00651409"/>
    <w:rsid w:val="006518DD"/>
    <w:rsid w:val="00652BD9"/>
    <w:rsid w:val="0065335E"/>
    <w:rsid w:val="00653576"/>
    <w:rsid w:val="006550BB"/>
    <w:rsid w:val="00656386"/>
    <w:rsid w:val="00657717"/>
    <w:rsid w:val="00660AD0"/>
    <w:rsid w:val="00662732"/>
    <w:rsid w:val="006634E5"/>
    <w:rsid w:val="00663772"/>
    <w:rsid w:val="00663A93"/>
    <w:rsid w:val="00663B29"/>
    <w:rsid w:val="006642E7"/>
    <w:rsid w:val="0066577E"/>
    <w:rsid w:val="0066644C"/>
    <w:rsid w:val="006669FC"/>
    <w:rsid w:val="00667362"/>
    <w:rsid w:val="00667C35"/>
    <w:rsid w:val="00667F54"/>
    <w:rsid w:val="00670CF8"/>
    <w:rsid w:val="00670D35"/>
    <w:rsid w:val="00672C1C"/>
    <w:rsid w:val="0067340C"/>
    <w:rsid w:val="0067345C"/>
    <w:rsid w:val="00674381"/>
    <w:rsid w:val="00675908"/>
    <w:rsid w:val="0067710D"/>
    <w:rsid w:val="00677534"/>
    <w:rsid w:val="0067773A"/>
    <w:rsid w:val="00677C47"/>
    <w:rsid w:val="00681176"/>
    <w:rsid w:val="0068290B"/>
    <w:rsid w:val="0068385C"/>
    <w:rsid w:val="00683C36"/>
    <w:rsid w:val="00684397"/>
    <w:rsid w:val="00684DA1"/>
    <w:rsid w:val="006863C6"/>
    <w:rsid w:val="006863F8"/>
    <w:rsid w:val="00686788"/>
    <w:rsid w:val="00686793"/>
    <w:rsid w:val="00686B10"/>
    <w:rsid w:val="00687D44"/>
    <w:rsid w:val="00687DED"/>
    <w:rsid w:val="00690938"/>
    <w:rsid w:val="0069189E"/>
    <w:rsid w:val="00693456"/>
    <w:rsid w:val="00695AD7"/>
    <w:rsid w:val="006970DC"/>
    <w:rsid w:val="00697460"/>
    <w:rsid w:val="006978F5"/>
    <w:rsid w:val="00697C5D"/>
    <w:rsid w:val="006A057E"/>
    <w:rsid w:val="006A065A"/>
    <w:rsid w:val="006A0DE2"/>
    <w:rsid w:val="006A1631"/>
    <w:rsid w:val="006A16E6"/>
    <w:rsid w:val="006A246E"/>
    <w:rsid w:val="006A2A0F"/>
    <w:rsid w:val="006A33CF"/>
    <w:rsid w:val="006A342B"/>
    <w:rsid w:val="006A4290"/>
    <w:rsid w:val="006A497E"/>
    <w:rsid w:val="006A4BF3"/>
    <w:rsid w:val="006A5A57"/>
    <w:rsid w:val="006A6B50"/>
    <w:rsid w:val="006A6FEB"/>
    <w:rsid w:val="006A7347"/>
    <w:rsid w:val="006A7DDD"/>
    <w:rsid w:val="006B0D4C"/>
    <w:rsid w:val="006B1918"/>
    <w:rsid w:val="006B1B94"/>
    <w:rsid w:val="006B47C9"/>
    <w:rsid w:val="006B4D71"/>
    <w:rsid w:val="006B5E13"/>
    <w:rsid w:val="006B6178"/>
    <w:rsid w:val="006C0A6A"/>
    <w:rsid w:val="006C1622"/>
    <w:rsid w:val="006C1FF0"/>
    <w:rsid w:val="006C2324"/>
    <w:rsid w:val="006C3B0B"/>
    <w:rsid w:val="006C44F9"/>
    <w:rsid w:val="006C58E2"/>
    <w:rsid w:val="006C60FB"/>
    <w:rsid w:val="006C69C2"/>
    <w:rsid w:val="006D0399"/>
    <w:rsid w:val="006D2053"/>
    <w:rsid w:val="006D260E"/>
    <w:rsid w:val="006D34C6"/>
    <w:rsid w:val="006D446C"/>
    <w:rsid w:val="006D50F6"/>
    <w:rsid w:val="006D53E1"/>
    <w:rsid w:val="006D6296"/>
    <w:rsid w:val="006D63BB"/>
    <w:rsid w:val="006D65F6"/>
    <w:rsid w:val="006D689B"/>
    <w:rsid w:val="006E22EE"/>
    <w:rsid w:val="006E2A7E"/>
    <w:rsid w:val="006E2B2D"/>
    <w:rsid w:val="006E30C2"/>
    <w:rsid w:val="006E5278"/>
    <w:rsid w:val="006E53BD"/>
    <w:rsid w:val="006E62DB"/>
    <w:rsid w:val="006F1750"/>
    <w:rsid w:val="006F1D68"/>
    <w:rsid w:val="006F1E03"/>
    <w:rsid w:val="006F2552"/>
    <w:rsid w:val="006F30B5"/>
    <w:rsid w:val="006F5454"/>
    <w:rsid w:val="006F5963"/>
    <w:rsid w:val="006F6025"/>
    <w:rsid w:val="006F679E"/>
    <w:rsid w:val="006F67E7"/>
    <w:rsid w:val="006F6C21"/>
    <w:rsid w:val="007009EE"/>
    <w:rsid w:val="00702E8A"/>
    <w:rsid w:val="00702FDB"/>
    <w:rsid w:val="00703833"/>
    <w:rsid w:val="0070453A"/>
    <w:rsid w:val="00704948"/>
    <w:rsid w:val="00704B4B"/>
    <w:rsid w:val="007052CC"/>
    <w:rsid w:val="00706550"/>
    <w:rsid w:val="0070671B"/>
    <w:rsid w:val="00710633"/>
    <w:rsid w:val="00711229"/>
    <w:rsid w:val="007119D0"/>
    <w:rsid w:val="00712066"/>
    <w:rsid w:val="007125E7"/>
    <w:rsid w:val="00712F45"/>
    <w:rsid w:val="007138F7"/>
    <w:rsid w:val="00713FBA"/>
    <w:rsid w:val="00714487"/>
    <w:rsid w:val="00714497"/>
    <w:rsid w:val="007144D7"/>
    <w:rsid w:val="00714718"/>
    <w:rsid w:val="007150FC"/>
    <w:rsid w:val="00715503"/>
    <w:rsid w:val="007155C8"/>
    <w:rsid w:val="00716650"/>
    <w:rsid w:val="007166C2"/>
    <w:rsid w:val="00716DC4"/>
    <w:rsid w:val="0072068E"/>
    <w:rsid w:val="007215BA"/>
    <w:rsid w:val="00722867"/>
    <w:rsid w:val="007245E9"/>
    <w:rsid w:val="0072478B"/>
    <w:rsid w:val="00725468"/>
    <w:rsid w:val="00725639"/>
    <w:rsid w:val="00726240"/>
    <w:rsid w:val="00726583"/>
    <w:rsid w:val="007273C7"/>
    <w:rsid w:val="0072797A"/>
    <w:rsid w:val="0073010E"/>
    <w:rsid w:val="00731D7C"/>
    <w:rsid w:val="00732BEA"/>
    <w:rsid w:val="007341B4"/>
    <w:rsid w:val="00734721"/>
    <w:rsid w:val="007352AF"/>
    <w:rsid w:val="00735714"/>
    <w:rsid w:val="00735A53"/>
    <w:rsid w:val="007377C9"/>
    <w:rsid w:val="00737DAB"/>
    <w:rsid w:val="007402C2"/>
    <w:rsid w:val="007422C1"/>
    <w:rsid w:val="007436A6"/>
    <w:rsid w:val="00744BAC"/>
    <w:rsid w:val="00744E4B"/>
    <w:rsid w:val="00744F5C"/>
    <w:rsid w:val="007471A4"/>
    <w:rsid w:val="00747FC9"/>
    <w:rsid w:val="00750571"/>
    <w:rsid w:val="007505B7"/>
    <w:rsid w:val="007513C9"/>
    <w:rsid w:val="00752899"/>
    <w:rsid w:val="007534F6"/>
    <w:rsid w:val="00754D4D"/>
    <w:rsid w:val="007553B9"/>
    <w:rsid w:val="007560A0"/>
    <w:rsid w:val="00756678"/>
    <w:rsid w:val="0075755A"/>
    <w:rsid w:val="00757F20"/>
    <w:rsid w:val="00760652"/>
    <w:rsid w:val="00761280"/>
    <w:rsid w:val="00761BCD"/>
    <w:rsid w:val="00762A43"/>
    <w:rsid w:val="00762D61"/>
    <w:rsid w:val="00763779"/>
    <w:rsid w:val="007640AC"/>
    <w:rsid w:val="00764261"/>
    <w:rsid w:val="0076466B"/>
    <w:rsid w:val="00766644"/>
    <w:rsid w:val="00767A4A"/>
    <w:rsid w:val="00770B63"/>
    <w:rsid w:val="00771B6B"/>
    <w:rsid w:val="00772732"/>
    <w:rsid w:val="00772EF4"/>
    <w:rsid w:val="00773A0E"/>
    <w:rsid w:val="00774BA2"/>
    <w:rsid w:val="007754FE"/>
    <w:rsid w:val="00775A81"/>
    <w:rsid w:val="00775BF2"/>
    <w:rsid w:val="00775EA1"/>
    <w:rsid w:val="007764C3"/>
    <w:rsid w:val="00777937"/>
    <w:rsid w:val="00780B7D"/>
    <w:rsid w:val="00780F85"/>
    <w:rsid w:val="007811B2"/>
    <w:rsid w:val="007811C7"/>
    <w:rsid w:val="00781767"/>
    <w:rsid w:val="0078194A"/>
    <w:rsid w:val="00782570"/>
    <w:rsid w:val="00782692"/>
    <w:rsid w:val="00782F44"/>
    <w:rsid w:val="00783A9D"/>
    <w:rsid w:val="00784A74"/>
    <w:rsid w:val="00784E77"/>
    <w:rsid w:val="007861FD"/>
    <w:rsid w:val="00786254"/>
    <w:rsid w:val="00786FFE"/>
    <w:rsid w:val="007879DA"/>
    <w:rsid w:val="00787E6C"/>
    <w:rsid w:val="0079045B"/>
    <w:rsid w:val="007914EE"/>
    <w:rsid w:val="00791CE2"/>
    <w:rsid w:val="007930B8"/>
    <w:rsid w:val="007937E8"/>
    <w:rsid w:val="00793D66"/>
    <w:rsid w:val="00795005"/>
    <w:rsid w:val="0079668E"/>
    <w:rsid w:val="007A02D2"/>
    <w:rsid w:val="007A0ED0"/>
    <w:rsid w:val="007A1008"/>
    <w:rsid w:val="007A1039"/>
    <w:rsid w:val="007A187A"/>
    <w:rsid w:val="007A226D"/>
    <w:rsid w:val="007A2631"/>
    <w:rsid w:val="007A2B15"/>
    <w:rsid w:val="007A3013"/>
    <w:rsid w:val="007A353C"/>
    <w:rsid w:val="007A3EAD"/>
    <w:rsid w:val="007A435A"/>
    <w:rsid w:val="007A4534"/>
    <w:rsid w:val="007A47DB"/>
    <w:rsid w:val="007A496C"/>
    <w:rsid w:val="007A54FE"/>
    <w:rsid w:val="007A5A1F"/>
    <w:rsid w:val="007A5EF1"/>
    <w:rsid w:val="007A70C7"/>
    <w:rsid w:val="007A7BB2"/>
    <w:rsid w:val="007B17BE"/>
    <w:rsid w:val="007B329B"/>
    <w:rsid w:val="007B33F9"/>
    <w:rsid w:val="007B38F3"/>
    <w:rsid w:val="007B4059"/>
    <w:rsid w:val="007B4C19"/>
    <w:rsid w:val="007B5E4A"/>
    <w:rsid w:val="007B688E"/>
    <w:rsid w:val="007B6AFE"/>
    <w:rsid w:val="007B748B"/>
    <w:rsid w:val="007B76EA"/>
    <w:rsid w:val="007C0AE8"/>
    <w:rsid w:val="007C1591"/>
    <w:rsid w:val="007C2B0B"/>
    <w:rsid w:val="007C42E5"/>
    <w:rsid w:val="007C54A4"/>
    <w:rsid w:val="007C5BFA"/>
    <w:rsid w:val="007C66A4"/>
    <w:rsid w:val="007D21A7"/>
    <w:rsid w:val="007D21B8"/>
    <w:rsid w:val="007D25B7"/>
    <w:rsid w:val="007D2BEA"/>
    <w:rsid w:val="007D2E0D"/>
    <w:rsid w:val="007D338C"/>
    <w:rsid w:val="007D3414"/>
    <w:rsid w:val="007D3C78"/>
    <w:rsid w:val="007D3CF2"/>
    <w:rsid w:val="007D3E95"/>
    <w:rsid w:val="007D4ECF"/>
    <w:rsid w:val="007D5935"/>
    <w:rsid w:val="007D5FC8"/>
    <w:rsid w:val="007D61F8"/>
    <w:rsid w:val="007D654D"/>
    <w:rsid w:val="007D65AF"/>
    <w:rsid w:val="007E4214"/>
    <w:rsid w:val="007E4330"/>
    <w:rsid w:val="007E46C3"/>
    <w:rsid w:val="007E4902"/>
    <w:rsid w:val="007E5727"/>
    <w:rsid w:val="007E7CC2"/>
    <w:rsid w:val="007F02E8"/>
    <w:rsid w:val="007F14F8"/>
    <w:rsid w:val="007F1D66"/>
    <w:rsid w:val="007F301A"/>
    <w:rsid w:val="007F5005"/>
    <w:rsid w:val="007F6B3A"/>
    <w:rsid w:val="007F6D6F"/>
    <w:rsid w:val="00800105"/>
    <w:rsid w:val="00800AB3"/>
    <w:rsid w:val="008014D4"/>
    <w:rsid w:val="00801DAA"/>
    <w:rsid w:val="00802D2A"/>
    <w:rsid w:val="008035D8"/>
    <w:rsid w:val="0080396E"/>
    <w:rsid w:val="00803EC0"/>
    <w:rsid w:val="00803F2E"/>
    <w:rsid w:val="00803F6F"/>
    <w:rsid w:val="0080479B"/>
    <w:rsid w:val="00805B18"/>
    <w:rsid w:val="00806D76"/>
    <w:rsid w:val="0081062B"/>
    <w:rsid w:val="008108F3"/>
    <w:rsid w:val="0081117B"/>
    <w:rsid w:val="0081161B"/>
    <w:rsid w:val="00812F95"/>
    <w:rsid w:val="00814245"/>
    <w:rsid w:val="00814A18"/>
    <w:rsid w:val="00814FC5"/>
    <w:rsid w:val="0081681B"/>
    <w:rsid w:val="008172F9"/>
    <w:rsid w:val="00817866"/>
    <w:rsid w:val="00820FF2"/>
    <w:rsid w:val="00821119"/>
    <w:rsid w:val="008215BE"/>
    <w:rsid w:val="008218BA"/>
    <w:rsid w:val="00821C63"/>
    <w:rsid w:val="0082279D"/>
    <w:rsid w:val="00822E26"/>
    <w:rsid w:val="00823553"/>
    <w:rsid w:val="00824608"/>
    <w:rsid w:val="0082516A"/>
    <w:rsid w:val="00825CCC"/>
    <w:rsid w:val="00826A1D"/>
    <w:rsid w:val="00826AD3"/>
    <w:rsid w:val="00827718"/>
    <w:rsid w:val="00827F59"/>
    <w:rsid w:val="00830045"/>
    <w:rsid w:val="0083044C"/>
    <w:rsid w:val="0083141F"/>
    <w:rsid w:val="00831E49"/>
    <w:rsid w:val="00831EE7"/>
    <w:rsid w:val="008325F2"/>
    <w:rsid w:val="00832A70"/>
    <w:rsid w:val="00832CC3"/>
    <w:rsid w:val="008331C2"/>
    <w:rsid w:val="00834A30"/>
    <w:rsid w:val="008365D7"/>
    <w:rsid w:val="00837075"/>
    <w:rsid w:val="00837306"/>
    <w:rsid w:val="00837802"/>
    <w:rsid w:val="00840826"/>
    <w:rsid w:val="00841534"/>
    <w:rsid w:val="008426F1"/>
    <w:rsid w:val="00842EF4"/>
    <w:rsid w:val="008433D6"/>
    <w:rsid w:val="008436A3"/>
    <w:rsid w:val="00843E18"/>
    <w:rsid w:val="00844530"/>
    <w:rsid w:val="00845588"/>
    <w:rsid w:val="00845F9A"/>
    <w:rsid w:val="008461EB"/>
    <w:rsid w:val="00846C3A"/>
    <w:rsid w:val="00846F13"/>
    <w:rsid w:val="0084718C"/>
    <w:rsid w:val="0084765E"/>
    <w:rsid w:val="0085005E"/>
    <w:rsid w:val="008507CE"/>
    <w:rsid w:val="008509DB"/>
    <w:rsid w:val="008515AD"/>
    <w:rsid w:val="00851897"/>
    <w:rsid w:val="00851CE5"/>
    <w:rsid w:val="00853097"/>
    <w:rsid w:val="00853281"/>
    <w:rsid w:val="0085333B"/>
    <w:rsid w:val="008535F4"/>
    <w:rsid w:val="00853935"/>
    <w:rsid w:val="00853FA2"/>
    <w:rsid w:val="00855328"/>
    <w:rsid w:val="00855DD2"/>
    <w:rsid w:val="008562DF"/>
    <w:rsid w:val="008566C1"/>
    <w:rsid w:val="00856B46"/>
    <w:rsid w:val="00857985"/>
    <w:rsid w:val="00857A09"/>
    <w:rsid w:val="008600A3"/>
    <w:rsid w:val="0086018D"/>
    <w:rsid w:val="00860D9E"/>
    <w:rsid w:val="0086190B"/>
    <w:rsid w:val="00861EAB"/>
    <w:rsid w:val="00862E02"/>
    <w:rsid w:val="00863626"/>
    <w:rsid w:val="00863BC3"/>
    <w:rsid w:val="00863D0E"/>
    <w:rsid w:val="00863DB1"/>
    <w:rsid w:val="0086434C"/>
    <w:rsid w:val="00864FC0"/>
    <w:rsid w:val="008651D8"/>
    <w:rsid w:val="00865621"/>
    <w:rsid w:val="00867913"/>
    <w:rsid w:val="008701C7"/>
    <w:rsid w:val="0087336E"/>
    <w:rsid w:val="0087368A"/>
    <w:rsid w:val="00874994"/>
    <w:rsid w:val="008753C1"/>
    <w:rsid w:val="00875454"/>
    <w:rsid w:val="0087575C"/>
    <w:rsid w:val="00877BE2"/>
    <w:rsid w:val="00880846"/>
    <w:rsid w:val="00881A54"/>
    <w:rsid w:val="00881BEB"/>
    <w:rsid w:val="008833E5"/>
    <w:rsid w:val="0088372B"/>
    <w:rsid w:val="0088461D"/>
    <w:rsid w:val="0088514C"/>
    <w:rsid w:val="00885771"/>
    <w:rsid w:val="0088731A"/>
    <w:rsid w:val="00887511"/>
    <w:rsid w:val="00887710"/>
    <w:rsid w:val="00887C84"/>
    <w:rsid w:val="00891092"/>
    <w:rsid w:val="0089184F"/>
    <w:rsid w:val="00892786"/>
    <w:rsid w:val="008928BD"/>
    <w:rsid w:val="00892CD4"/>
    <w:rsid w:val="00894AC2"/>
    <w:rsid w:val="00895DF1"/>
    <w:rsid w:val="00896077"/>
    <w:rsid w:val="008976EF"/>
    <w:rsid w:val="00897C0D"/>
    <w:rsid w:val="008A0447"/>
    <w:rsid w:val="008A044A"/>
    <w:rsid w:val="008A06F4"/>
    <w:rsid w:val="008A0DBF"/>
    <w:rsid w:val="008A22D2"/>
    <w:rsid w:val="008A25D8"/>
    <w:rsid w:val="008A26E6"/>
    <w:rsid w:val="008A5CF4"/>
    <w:rsid w:val="008A5D1D"/>
    <w:rsid w:val="008A5F29"/>
    <w:rsid w:val="008A69B6"/>
    <w:rsid w:val="008A7BD2"/>
    <w:rsid w:val="008B0ECF"/>
    <w:rsid w:val="008B1C40"/>
    <w:rsid w:val="008B1F9B"/>
    <w:rsid w:val="008B2B3C"/>
    <w:rsid w:val="008B347B"/>
    <w:rsid w:val="008B3513"/>
    <w:rsid w:val="008B3840"/>
    <w:rsid w:val="008B46B9"/>
    <w:rsid w:val="008B4B55"/>
    <w:rsid w:val="008B51BF"/>
    <w:rsid w:val="008B536D"/>
    <w:rsid w:val="008B5AC2"/>
    <w:rsid w:val="008B70F3"/>
    <w:rsid w:val="008B77D1"/>
    <w:rsid w:val="008C1AF4"/>
    <w:rsid w:val="008C28DC"/>
    <w:rsid w:val="008C2948"/>
    <w:rsid w:val="008C3084"/>
    <w:rsid w:val="008C3623"/>
    <w:rsid w:val="008C4B39"/>
    <w:rsid w:val="008C6426"/>
    <w:rsid w:val="008C68C4"/>
    <w:rsid w:val="008C6CA0"/>
    <w:rsid w:val="008C7295"/>
    <w:rsid w:val="008C7A4D"/>
    <w:rsid w:val="008C7BC0"/>
    <w:rsid w:val="008D0EE2"/>
    <w:rsid w:val="008D175B"/>
    <w:rsid w:val="008D198F"/>
    <w:rsid w:val="008D1D17"/>
    <w:rsid w:val="008D3C4A"/>
    <w:rsid w:val="008D42DD"/>
    <w:rsid w:val="008D4A80"/>
    <w:rsid w:val="008D4CF9"/>
    <w:rsid w:val="008D4EB2"/>
    <w:rsid w:val="008D57EF"/>
    <w:rsid w:val="008D5B46"/>
    <w:rsid w:val="008D5B59"/>
    <w:rsid w:val="008D5C0F"/>
    <w:rsid w:val="008D65D6"/>
    <w:rsid w:val="008D6852"/>
    <w:rsid w:val="008D7140"/>
    <w:rsid w:val="008E19F1"/>
    <w:rsid w:val="008E2FEC"/>
    <w:rsid w:val="008E30AC"/>
    <w:rsid w:val="008E38E4"/>
    <w:rsid w:val="008E4B40"/>
    <w:rsid w:val="008E4FD0"/>
    <w:rsid w:val="008E5170"/>
    <w:rsid w:val="008E59EE"/>
    <w:rsid w:val="008E6A01"/>
    <w:rsid w:val="008F0070"/>
    <w:rsid w:val="008F00B7"/>
    <w:rsid w:val="008F0ED2"/>
    <w:rsid w:val="008F1CD6"/>
    <w:rsid w:val="008F2A59"/>
    <w:rsid w:val="008F3053"/>
    <w:rsid w:val="008F3614"/>
    <w:rsid w:val="008F40B6"/>
    <w:rsid w:val="008F4552"/>
    <w:rsid w:val="008F4DBC"/>
    <w:rsid w:val="008F4E87"/>
    <w:rsid w:val="008F6D69"/>
    <w:rsid w:val="008F7217"/>
    <w:rsid w:val="00900B5F"/>
    <w:rsid w:val="00900FFE"/>
    <w:rsid w:val="00902851"/>
    <w:rsid w:val="00902F35"/>
    <w:rsid w:val="00903BD8"/>
    <w:rsid w:val="00904CCD"/>
    <w:rsid w:val="00905C2E"/>
    <w:rsid w:val="00905F91"/>
    <w:rsid w:val="00906750"/>
    <w:rsid w:val="00907EF7"/>
    <w:rsid w:val="009107CC"/>
    <w:rsid w:val="009124F0"/>
    <w:rsid w:val="0091337F"/>
    <w:rsid w:val="00914204"/>
    <w:rsid w:val="00914F98"/>
    <w:rsid w:val="00915788"/>
    <w:rsid w:val="009160BA"/>
    <w:rsid w:val="0091642C"/>
    <w:rsid w:val="00916636"/>
    <w:rsid w:val="009169DE"/>
    <w:rsid w:val="00920FAC"/>
    <w:rsid w:val="0092496B"/>
    <w:rsid w:val="00927AA2"/>
    <w:rsid w:val="00930DA6"/>
    <w:rsid w:val="009318D5"/>
    <w:rsid w:val="009320A8"/>
    <w:rsid w:val="00933470"/>
    <w:rsid w:val="00933620"/>
    <w:rsid w:val="009337B4"/>
    <w:rsid w:val="00934749"/>
    <w:rsid w:val="009353A7"/>
    <w:rsid w:val="00935A82"/>
    <w:rsid w:val="0093683E"/>
    <w:rsid w:val="009368A8"/>
    <w:rsid w:val="009371D8"/>
    <w:rsid w:val="00940002"/>
    <w:rsid w:val="0094098B"/>
    <w:rsid w:val="0094190F"/>
    <w:rsid w:val="00941EDD"/>
    <w:rsid w:val="00942835"/>
    <w:rsid w:val="00944FDD"/>
    <w:rsid w:val="00945158"/>
    <w:rsid w:val="009451FC"/>
    <w:rsid w:val="009455B5"/>
    <w:rsid w:val="00947520"/>
    <w:rsid w:val="009477A4"/>
    <w:rsid w:val="00950107"/>
    <w:rsid w:val="00950510"/>
    <w:rsid w:val="009511D9"/>
    <w:rsid w:val="00953C80"/>
    <w:rsid w:val="00954661"/>
    <w:rsid w:val="0095483F"/>
    <w:rsid w:val="00955257"/>
    <w:rsid w:val="009553A1"/>
    <w:rsid w:val="009555A2"/>
    <w:rsid w:val="00955B8C"/>
    <w:rsid w:val="0095775A"/>
    <w:rsid w:val="009579AF"/>
    <w:rsid w:val="009603F3"/>
    <w:rsid w:val="009607A0"/>
    <w:rsid w:val="009608EC"/>
    <w:rsid w:val="00960AAE"/>
    <w:rsid w:val="00960B82"/>
    <w:rsid w:val="009620B7"/>
    <w:rsid w:val="00962C7E"/>
    <w:rsid w:val="00962D21"/>
    <w:rsid w:val="00962EC7"/>
    <w:rsid w:val="009638C7"/>
    <w:rsid w:val="00963F39"/>
    <w:rsid w:val="009649A2"/>
    <w:rsid w:val="00965652"/>
    <w:rsid w:val="0096622F"/>
    <w:rsid w:val="00967C42"/>
    <w:rsid w:val="00967E85"/>
    <w:rsid w:val="00971E0C"/>
    <w:rsid w:val="0097222C"/>
    <w:rsid w:val="009729D3"/>
    <w:rsid w:val="0097399E"/>
    <w:rsid w:val="00973C54"/>
    <w:rsid w:val="00974113"/>
    <w:rsid w:val="00974838"/>
    <w:rsid w:val="00974B58"/>
    <w:rsid w:val="00974F52"/>
    <w:rsid w:val="00975105"/>
    <w:rsid w:val="0097649F"/>
    <w:rsid w:val="00976FC7"/>
    <w:rsid w:val="0097714D"/>
    <w:rsid w:val="0098099D"/>
    <w:rsid w:val="009811A0"/>
    <w:rsid w:val="0098156F"/>
    <w:rsid w:val="00982B9D"/>
    <w:rsid w:val="00983024"/>
    <w:rsid w:val="0098340F"/>
    <w:rsid w:val="0098400C"/>
    <w:rsid w:val="009852C5"/>
    <w:rsid w:val="00986D7C"/>
    <w:rsid w:val="00986E16"/>
    <w:rsid w:val="00990E36"/>
    <w:rsid w:val="009910EB"/>
    <w:rsid w:val="0099153E"/>
    <w:rsid w:val="009922A3"/>
    <w:rsid w:val="00992580"/>
    <w:rsid w:val="009937B1"/>
    <w:rsid w:val="00993C39"/>
    <w:rsid w:val="009943B5"/>
    <w:rsid w:val="00994A90"/>
    <w:rsid w:val="009950E9"/>
    <w:rsid w:val="009A02F1"/>
    <w:rsid w:val="009A0806"/>
    <w:rsid w:val="009A0ACA"/>
    <w:rsid w:val="009A13E0"/>
    <w:rsid w:val="009A13FF"/>
    <w:rsid w:val="009A16C4"/>
    <w:rsid w:val="009A2C85"/>
    <w:rsid w:val="009A2E68"/>
    <w:rsid w:val="009A483C"/>
    <w:rsid w:val="009A5185"/>
    <w:rsid w:val="009A732C"/>
    <w:rsid w:val="009A77A5"/>
    <w:rsid w:val="009B03B0"/>
    <w:rsid w:val="009B0709"/>
    <w:rsid w:val="009B11EF"/>
    <w:rsid w:val="009B1E61"/>
    <w:rsid w:val="009B2412"/>
    <w:rsid w:val="009B2F11"/>
    <w:rsid w:val="009B3513"/>
    <w:rsid w:val="009B5A0E"/>
    <w:rsid w:val="009B60D5"/>
    <w:rsid w:val="009B687A"/>
    <w:rsid w:val="009B737C"/>
    <w:rsid w:val="009C274D"/>
    <w:rsid w:val="009C28BB"/>
    <w:rsid w:val="009C2D57"/>
    <w:rsid w:val="009C3C10"/>
    <w:rsid w:val="009C4EF0"/>
    <w:rsid w:val="009C5B3E"/>
    <w:rsid w:val="009C6464"/>
    <w:rsid w:val="009C6D56"/>
    <w:rsid w:val="009C748E"/>
    <w:rsid w:val="009C7EB6"/>
    <w:rsid w:val="009D0052"/>
    <w:rsid w:val="009D0F42"/>
    <w:rsid w:val="009D12C8"/>
    <w:rsid w:val="009D1665"/>
    <w:rsid w:val="009D1E08"/>
    <w:rsid w:val="009D2636"/>
    <w:rsid w:val="009D2D3A"/>
    <w:rsid w:val="009D3781"/>
    <w:rsid w:val="009D3992"/>
    <w:rsid w:val="009D4299"/>
    <w:rsid w:val="009D4D55"/>
    <w:rsid w:val="009D5435"/>
    <w:rsid w:val="009E03E0"/>
    <w:rsid w:val="009E0C25"/>
    <w:rsid w:val="009E1555"/>
    <w:rsid w:val="009E16DD"/>
    <w:rsid w:val="009E349A"/>
    <w:rsid w:val="009E386D"/>
    <w:rsid w:val="009E5A37"/>
    <w:rsid w:val="009F1D4E"/>
    <w:rsid w:val="009F1E00"/>
    <w:rsid w:val="009F308D"/>
    <w:rsid w:val="009F389B"/>
    <w:rsid w:val="009F49B2"/>
    <w:rsid w:val="009F553D"/>
    <w:rsid w:val="009F6CD5"/>
    <w:rsid w:val="009F74C7"/>
    <w:rsid w:val="009F7556"/>
    <w:rsid w:val="00A020F6"/>
    <w:rsid w:val="00A048D2"/>
    <w:rsid w:val="00A07C43"/>
    <w:rsid w:val="00A10425"/>
    <w:rsid w:val="00A1118B"/>
    <w:rsid w:val="00A1120F"/>
    <w:rsid w:val="00A12247"/>
    <w:rsid w:val="00A12437"/>
    <w:rsid w:val="00A1269F"/>
    <w:rsid w:val="00A12DD9"/>
    <w:rsid w:val="00A13CB7"/>
    <w:rsid w:val="00A13E88"/>
    <w:rsid w:val="00A14B08"/>
    <w:rsid w:val="00A1502A"/>
    <w:rsid w:val="00A15798"/>
    <w:rsid w:val="00A16A91"/>
    <w:rsid w:val="00A1713F"/>
    <w:rsid w:val="00A17852"/>
    <w:rsid w:val="00A20565"/>
    <w:rsid w:val="00A2074C"/>
    <w:rsid w:val="00A20F08"/>
    <w:rsid w:val="00A21AB6"/>
    <w:rsid w:val="00A22D4D"/>
    <w:rsid w:val="00A24985"/>
    <w:rsid w:val="00A2535D"/>
    <w:rsid w:val="00A259EE"/>
    <w:rsid w:val="00A27183"/>
    <w:rsid w:val="00A3020B"/>
    <w:rsid w:val="00A30242"/>
    <w:rsid w:val="00A304AD"/>
    <w:rsid w:val="00A30904"/>
    <w:rsid w:val="00A311AE"/>
    <w:rsid w:val="00A3201A"/>
    <w:rsid w:val="00A32031"/>
    <w:rsid w:val="00A322CD"/>
    <w:rsid w:val="00A32B43"/>
    <w:rsid w:val="00A33679"/>
    <w:rsid w:val="00A33E64"/>
    <w:rsid w:val="00A33E66"/>
    <w:rsid w:val="00A345CE"/>
    <w:rsid w:val="00A349FC"/>
    <w:rsid w:val="00A350A5"/>
    <w:rsid w:val="00A35169"/>
    <w:rsid w:val="00A40223"/>
    <w:rsid w:val="00A40561"/>
    <w:rsid w:val="00A40578"/>
    <w:rsid w:val="00A4088A"/>
    <w:rsid w:val="00A40B8F"/>
    <w:rsid w:val="00A40CC7"/>
    <w:rsid w:val="00A418EA"/>
    <w:rsid w:val="00A42C54"/>
    <w:rsid w:val="00A42EF2"/>
    <w:rsid w:val="00A43B81"/>
    <w:rsid w:val="00A45B9B"/>
    <w:rsid w:val="00A4625F"/>
    <w:rsid w:val="00A46D15"/>
    <w:rsid w:val="00A47EAE"/>
    <w:rsid w:val="00A51B4F"/>
    <w:rsid w:val="00A527CB"/>
    <w:rsid w:val="00A537A4"/>
    <w:rsid w:val="00A545BF"/>
    <w:rsid w:val="00A56351"/>
    <w:rsid w:val="00A579BA"/>
    <w:rsid w:val="00A6027D"/>
    <w:rsid w:val="00A605B6"/>
    <w:rsid w:val="00A61963"/>
    <w:rsid w:val="00A61CED"/>
    <w:rsid w:val="00A6422D"/>
    <w:rsid w:val="00A644BB"/>
    <w:rsid w:val="00A66C3E"/>
    <w:rsid w:val="00A6753D"/>
    <w:rsid w:val="00A70A3D"/>
    <w:rsid w:val="00A7202F"/>
    <w:rsid w:val="00A73AF9"/>
    <w:rsid w:val="00A73CEA"/>
    <w:rsid w:val="00A75469"/>
    <w:rsid w:val="00A77A40"/>
    <w:rsid w:val="00A77F27"/>
    <w:rsid w:val="00A810B9"/>
    <w:rsid w:val="00A81AFE"/>
    <w:rsid w:val="00A81B94"/>
    <w:rsid w:val="00A82130"/>
    <w:rsid w:val="00A821E7"/>
    <w:rsid w:val="00A8229D"/>
    <w:rsid w:val="00A822A3"/>
    <w:rsid w:val="00A82A7F"/>
    <w:rsid w:val="00A8486A"/>
    <w:rsid w:val="00A86CF7"/>
    <w:rsid w:val="00A87D6A"/>
    <w:rsid w:val="00A90C87"/>
    <w:rsid w:val="00A917A1"/>
    <w:rsid w:val="00A9291B"/>
    <w:rsid w:val="00A92EEB"/>
    <w:rsid w:val="00A93496"/>
    <w:rsid w:val="00A936C8"/>
    <w:rsid w:val="00A95E1D"/>
    <w:rsid w:val="00A96BF2"/>
    <w:rsid w:val="00A97F9E"/>
    <w:rsid w:val="00AA1918"/>
    <w:rsid w:val="00AA3175"/>
    <w:rsid w:val="00AA36BB"/>
    <w:rsid w:val="00AA413B"/>
    <w:rsid w:val="00AA4351"/>
    <w:rsid w:val="00AA557D"/>
    <w:rsid w:val="00AA567D"/>
    <w:rsid w:val="00AA66A9"/>
    <w:rsid w:val="00AA773E"/>
    <w:rsid w:val="00AB0B81"/>
    <w:rsid w:val="00AB0D41"/>
    <w:rsid w:val="00AB1BDD"/>
    <w:rsid w:val="00AB2678"/>
    <w:rsid w:val="00AB4782"/>
    <w:rsid w:val="00AB487C"/>
    <w:rsid w:val="00AB5AFC"/>
    <w:rsid w:val="00AC0173"/>
    <w:rsid w:val="00AC0AD9"/>
    <w:rsid w:val="00AC0F5D"/>
    <w:rsid w:val="00AC1700"/>
    <w:rsid w:val="00AC2C8A"/>
    <w:rsid w:val="00AC3468"/>
    <w:rsid w:val="00AC40ED"/>
    <w:rsid w:val="00AC4D6E"/>
    <w:rsid w:val="00AC4E24"/>
    <w:rsid w:val="00AC54A6"/>
    <w:rsid w:val="00AC5503"/>
    <w:rsid w:val="00AC5581"/>
    <w:rsid w:val="00AC5C99"/>
    <w:rsid w:val="00AC6DFC"/>
    <w:rsid w:val="00AC701A"/>
    <w:rsid w:val="00AC710C"/>
    <w:rsid w:val="00AC7165"/>
    <w:rsid w:val="00AC792F"/>
    <w:rsid w:val="00AD0E7E"/>
    <w:rsid w:val="00AD149C"/>
    <w:rsid w:val="00AD151D"/>
    <w:rsid w:val="00AD2BB3"/>
    <w:rsid w:val="00AD2DC0"/>
    <w:rsid w:val="00AD3140"/>
    <w:rsid w:val="00AD45AB"/>
    <w:rsid w:val="00AD49B7"/>
    <w:rsid w:val="00AD4B04"/>
    <w:rsid w:val="00AD573E"/>
    <w:rsid w:val="00AD6660"/>
    <w:rsid w:val="00AE13F5"/>
    <w:rsid w:val="00AE2A3D"/>
    <w:rsid w:val="00AE3FAE"/>
    <w:rsid w:val="00AE57E9"/>
    <w:rsid w:val="00AE6073"/>
    <w:rsid w:val="00AE6BD6"/>
    <w:rsid w:val="00AF0695"/>
    <w:rsid w:val="00AF2B49"/>
    <w:rsid w:val="00AF64F4"/>
    <w:rsid w:val="00AF65C5"/>
    <w:rsid w:val="00AF773A"/>
    <w:rsid w:val="00AF78BF"/>
    <w:rsid w:val="00B022C3"/>
    <w:rsid w:val="00B02FF3"/>
    <w:rsid w:val="00B04201"/>
    <w:rsid w:val="00B0436B"/>
    <w:rsid w:val="00B06970"/>
    <w:rsid w:val="00B06B16"/>
    <w:rsid w:val="00B07278"/>
    <w:rsid w:val="00B10D90"/>
    <w:rsid w:val="00B11C2F"/>
    <w:rsid w:val="00B125DE"/>
    <w:rsid w:val="00B1377F"/>
    <w:rsid w:val="00B13ADB"/>
    <w:rsid w:val="00B13CD7"/>
    <w:rsid w:val="00B16723"/>
    <w:rsid w:val="00B16818"/>
    <w:rsid w:val="00B17CAF"/>
    <w:rsid w:val="00B2042E"/>
    <w:rsid w:val="00B20589"/>
    <w:rsid w:val="00B21CAE"/>
    <w:rsid w:val="00B2285C"/>
    <w:rsid w:val="00B2392F"/>
    <w:rsid w:val="00B24244"/>
    <w:rsid w:val="00B2480D"/>
    <w:rsid w:val="00B2646B"/>
    <w:rsid w:val="00B27B39"/>
    <w:rsid w:val="00B30539"/>
    <w:rsid w:val="00B3083A"/>
    <w:rsid w:val="00B31FBA"/>
    <w:rsid w:val="00B3245B"/>
    <w:rsid w:val="00B32923"/>
    <w:rsid w:val="00B32F45"/>
    <w:rsid w:val="00B34BF2"/>
    <w:rsid w:val="00B350A1"/>
    <w:rsid w:val="00B35327"/>
    <w:rsid w:val="00B36297"/>
    <w:rsid w:val="00B3776D"/>
    <w:rsid w:val="00B41416"/>
    <w:rsid w:val="00B42281"/>
    <w:rsid w:val="00B43866"/>
    <w:rsid w:val="00B4684D"/>
    <w:rsid w:val="00B46AA2"/>
    <w:rsid w:val="00B46B8B"/>
    <w:rsid w:val="00B475C8"/>
    <w:rsid w:val="00B475C9"/>
    <w:rsid w:val="00B47781"/>
    <w:rsid w:val="00B47DC4"/>
    <w:rsid w:val="00B506C3"/>
    <w:rsid w:val="00B50BD8"/>
    <w:rsid w:val="00B5143E"/>
    <w:rsid w:val="00B5272D"/>
    <w:rsid w:val="00B52D64"/>
    <w:rsid w:val="00B533CF"/>
    <w:rsid w:val="00B53676"/>
    <w:rsid w:val="00B53CD9"/>
    <w:rsid w:val="00B5604F"/>
    <w:rsid w:val="00B5625A"/>
    <w:rsid w:val="00B56AD8"/>
    <w:rsid w:val="00B56C80"/>
    <w:rsid w:val="00B56F05"/>
    <w:rsid w:val="00B5758A"/>
    <w:rsid w:val="00B6160A"/>
    <w:rsid w:val="00B61C23"/>
    <w:rsid w:val="00B625AB"/>
    <w:rsid w:val="00B625FD"/>
    <w:rsid w:val="00B62960"/>
    <w:rsid w:val="00B62980"/>
    <w:rsid w:val="00B62B36"/>
    <w:rsid w:val="00B62CB4"/>
    <w:rsid w:val="00B62EE4"/>
    <w:rsid w:val="00B63CD7"/>
    <w:rsid w:val="00B64646"/>
    <w:rsid w:val="00B64BB4"/>
    <w:rsid w:val="00B64BC3"/>
    <w:rsid w:val="00B64F04"/>
    <w:rsid w:val="00B66BC4"/>
    <w:rsid w:val="00B6725F"/>
    <w:rsid w:val="00B70330"/>
    <w:rsid w:val="00B70640"/>
    <w:rsid w:val="00B711B8"/>
    <w:rsid w:val="00B71472"/>
    <w:rsid w:val="00B72739"/>
    <w:rsid w:val="00B72B4A"/>
    <w:rsid w:val="00B75FF6"/>
    <w:rsid w:val="00B77E5C"/>
    <w:rsid w:val="00B818B2"/>
    <w:rsid w:val="00B82C4A"/>
    <w:rsid w:val="00B82EAB"/>
    <w:rsid w:val="00B83C46"/>
    <w:rsid w:val="00B842B0"/>
    <w:rsid w:val="00B84412"/>
    <w:rsid w:val="00B84864"/>
    <w:rsid w:val="00B866B6"/>
    <w:rsid w:val="00B8746B"/>
    <w:rsid w:val="00B87C93"/>
    <w:rsid w:val="00B910C6"/>
    <w:rsid w:val="00B9239C"/>
    <w:rsid w:val="00B93238"/>
    <w:rsid w:val="00B93915"/>
    <w:rsid w:val="00B93A3D"/>
    <w:rsid w:val="00B9454B"/>
    <w:rsid w:val="00B950C8"/>
    <w:rsid w:val="00B96567"/>
    <w:rsid w:val="00B96E29"/>
    <w:rsid w:val="00B97519"/>
    <w:rsid w:val="00BA11C7"/>
    <w:rsid w:val="00BA1519"/>
    <w:rsid w:val="00BA204B"/>
    <w:rsid w:val="00BA4271"/>
    <w:rsid w:val="00BA4EC5"/>
    <w:rsid w:val="00BA571F"/>
    <w:rsid w:val="00BA5C5E"/>
    <w:rsid w:val="00BA73A2"/>
    <w:rsid w:val="00BA7D80"/>
    <w:rsid w:val="00BB0DB8"/>
    <w:rsid w:val="00BB168E"/>
    <w:rsid w:val="00BB1C36"/>
    <w:rsid w:val="00BB2C38"/>
    <w:rsid w:val="00BB2CE1"/>
    <w:rsid w:val="00BB2E57"/>
    <w:rsid w:val="00BB4766"/>
    <w:rsid w:val="00BB524B"/>
    <w:rsid w:val="00BB5B33"/>
    <w:rsid w:val="00BB5D79"/>
    <w:rsid w:val="00BB5FB2"/>
    <w:rsid w:val="00BB651C"/>
    <w:rsid w:val="00BB71C1"/>
    <w:rsid w:val="00BB75D4"/>
    <w:rsid w:val="00BC02F8"/>
    <w:rsid w:val="00BC0B8B"/>
    <w:rsid w:val="00BC18C0"/>
    <w:rsid w:val="00BC1E02"/>
    <w:rsid w:val="00BC22B4"/>
    <w:rsid w:val="00BC2E81"/>
    <w:rsid w:val="00BC2FFD"/>
    <w:rsid w:val="00BC378A"/>
    <w:rsid w:val="00BC42A7"/>
    <w:rsid w:val="00BC443E"/>
    <w:rsid w:val="00BC63B4"/>
    <w:rsid w:val="00BC7938"/>
    <w:rsid w:val="00BD07D0"/>
    <w:rsid w:val="00BD0BD0"/>
    <w:rsid w:val="00BD1271"/>
    <w:rsid w:val="00BD140E"/>
    <w:rsid w:val="00BD27D2"/>
    <w:rsid w:val="00BD3900"/>
    <w:rsid w:val="00BD41D7"/>
    <w:rsid w:val="00BD529E"/>
    <w:rsid w:val="00BD5C02"/>
    <w:rsid w:val="00BE0688"/>
    <w:rsid w:val="00BE0B4E"/>
    <w:rsid w:val="00BE10F3"/>
    <w:rsid w:val="00BE2DFD"/>
    <w:rsid w:val="00BE30D8"/>
    <w:rsid w:val="00BE3FE2"/>
    <w:rsid w:val="00BE49D0"/>
    <w:rsid w:val="00BE4E6D"/>
    <w:rsid w:val="00BE5C6A"/>
    <w:rsid w:val="00BF05C5"/>
    <w:rsid w:val="00BF18F8"/>
    <w:rsid w:val="00BF1A7B"/>
    <w:rsid w:val="00BF1CBD"/>
    <w:rsid w:val="00BF3E52"/>
    <w:rsid w:val="00BF4259"/>
    <w:rsid w:val="00BF443F"/>
    <w:rsid w:val="00BF4DDA"/>
    <w:rsid w:val="00BF65B2"/>
    <w:rsid w:val="00BF714F"/>
    <w:rsid w:val="00BF7EFD"/>
    <w:rsid w:val="00C000CF"/>
    <w:rsid w:val="00C00DD6"/>
    <w:rsid w:val="00C023EC"/>
    <w:rsid w:val="00C028BA"/>
    <w:rsid w:val="00C028DD"/>
    <w:rsid w:val="00C02A22"/>
    <w:rsid w:val="00C02A54"/>
    <w:rsid w:val="00C02D7C"/>
    <w:rsid w:val="00C0315A"/>
    <w:rsid w:val="00C04858"/>
    <w:rsid w:val="00C10B97"/>
    <w:rsid w:val="00C11098"/>
    <w:rsid w:val="00C122F2"/>
    <w:rsid w:val="00C1238A"/>
    <w:rsid w:val="00C12ADA"/>
    <w:rsid w:val="00C12D5C"/>
    <w:rsid w:val="00C12DF3"/>
    <w:rsid w:val="00C12E33"/>
    <w:rsid w:val="00C131DD"/>
    <w:rsid w:val="00C13472"/>
    <w:rsid w:val="00C14987"/>
    <w:rsid w:val="00C153A6"/>
    <w:rsid w:val="00C1606F"/>
    <w:rsid w:val="00C16882"/>
    <w:rsid w:val="00C16D8C"/>
    <w:rsid w:val="00C21226"/>
    <w:rsid w:val="00C212F5"/>
    <w:rsid w:val="00C229A9"/>
    <w:rsid w:val="00C22D02"/>
    <w:rsid w:val="00C233F2"/>
    <w:rsid w:val="00C23BD0"/>
    <w:rsid w:val="00C25DA8"/>
    <w:rsid w:val="00C30DC4"/>
    <w:rsid w:val="00C32F43"/>
    <w:rsid w:val="00C33433"/>
    <w:rsid w:val="00C339CD"/>
    <w:rsid w:val="00C3602E"/>
    <w:rsid w:val="00C36095"/>
    <w:rsid w:val="00C36223"/>
    <w:rsid w:val="00C37520"/>
    <w:rsid w:val="00C377E1"/>
    <w:rsid w:val="00C37B9F"/>
    <w:rsid w:val="00C40403"/>
    <w:rsid w:val="00C40D77"/>
    <w:rsid w:val="00C40DE8"/>
    <w:rsid w:val="00C4150E"/>
    <w:rsid w:val="00C42472"/>
    <w:rsid w:val="00C42D69"/>
    <w:rsid w:val="00C433FD"/>
    <w:rsid w:val="00C43707"/>
    <w:rsid w:val="00C439B2"/>
    <w:rsid w:val="00C44A65"/>
    <w:rsid w:val="00C46601"/>
    <w:rsid w:val="00C46E30"/>
    <w:rsid w:val="00C5090C"/>
    <w:rsid w:val="00C50B0D"/>
    <w:rsid w:val="00C5114D"/>
    <w:rsid w:val="00C51CC4"/>
    <w:rsid w:val="00C51EBD"/>
    <w:rsid w:val="00C52710"/>
    <w:rsid w:val="00C52F60"/>
    <w:rsid w:val="00C532B6"/>
    <w:rsid w:val="00C55DE3"/>
    <w:rsid w:val="00C56C1A"/>
    <w:rsid w:val="00C57AFF"/>
    <w:rsid w:val="00C57D91"/>
    <w:rsid w:val="00C57DFE"/>
    <w:rsid w:val="00C60F6F"/>
    <w:rsid w:val="00C619F2"/>
    <w:rsid w:val="00C63BE2"/>
    <w:rsid w:val="00C641F2"/>
    <w:rsid w:val="00C6460B"/>
    <w:rsid w:val="00C64613"/>
    <w:rsid w:val="00C65096"/>
    <w:rsid w:val="00C653B4"/>
    <w:rsid w:val="00C71745"/>
    <w:rsid w:val="00C71AF8"/>
    <w:rsid w:val="00C7254D"/>
    <w:rsid w:val="00C72620"/>
    <w:rsid w:val="00C73365"/>
    <w:rsid w:val="00C7373A"/>
    <w:rsid w:val="00C7379A"/>
    <w:rsid w:val="00C74850"/>
    <w:rsid w:val="00C74EE6"/>
    <w:rsid w:val="00C75EB9"/>
    <w:rsid w:val="00C761C6"/>
    <w:rsid w:val="00C76D11"/>
    <w:rsid w:val="00C820F5"/>
    <w:rsid w:val="00C82B40"/>
    <w:rsid w:val="00C82DDD"/>
    <w:rsid w:val="00C85088"/>
    <w:rsid w:val="00C853DE"/>
    <w:rsid w:val="00C862FF"/>
    <w:rsid w:val="00C866F4"/>
    <w:rsid w:val="00C86D15"/>
    <w:rsid w:val="00C86E60"/>
    <w:rsid w:val="00C873C6"/>
    <w:rsid w:val="00C875E7"/>
    <w:rsid w:val="00C877B8"/>
    <w:rsid w:val="00C902EC"/>
    <w:rsid w:val="00C90A5A"/>
    <w:rsid w:val="00C90F53"/>
    <w:rsid w:val="00C90FFB"/>
    <w:rsid w:val="00C912F9"/>
    <w:rsid w:val="00C92915"/>
    <w:rsid w:val="00C92B4E"/>
    <w:rsid w:val="00C947CC"/>
    <w:rsid w:val="00C949D1"/>
    <w:rsid w:val="00C957BF"/>
    <w:rsid w:val="00C95A73"/>
    <w:rsid w:val="00C95AEF"/>
    <w:rsid w:val="00C966EE"/>
    <w:rsid w:val="00C9686D"/>
    <w:rsid w:val="00C96C08"/>
    <w:rsid w:val="00C96F0A"/>
    <w:rsid w:val="00C96F3C"/>
    <w:rsid w:val="00C97137"/>
    <w:rsid w:val="00C97425"/>
    <w:rsid w:val="00C9742B"/>
    <w:rsid w:val="00C97A2E"/>
    <w:rsid w:val="00CA174E"/>
    <w:rsid w:val="00CA1D19"/>
    <w:rsid w:val="00CA2E54"/>
    <w:rsid w:val="00CA369A"/>
    <w:rsid w:val="00CA4665"/>
    <w:rsid w:val="00CA4A53"/>
    <w:rsid w:val="00CA5ABF"/>
    <w:rsid w:val="00CB02FB"/>
    <w:rsid w:val="00CB1463"/>
    <w:rsid w:val="00CB1708"/>
    <w:rsid w:val="00CB1E31"/>
    <w:rsid w:val="00CB2854"/>
    <w:rsid w:val="00CB29AD"/>
    <w:rsid w:val="00CB30AF"/>
    <w:rsid w:val="00CB325C"/>
    <w:rsid w:val="00CB3318"/>
    <w:rsid w:val="00CB492A"/>
    <w:rsid w:val="00CB4A65"/>
    <w:rsid w:val="00CB5BA6"/>
    <w:rsid w:val="00CB6E13"/>
    <w:rsid w:val="00CB7078"/>
    <w:rsid w:val="00CB7501"/>
    <w:rsid w:val="00CB7CEE"/>
    <w:rsid w:val="00CC01FC"/>
    <w:rsid w:val="00CC1080"/>
    <w:rsid w:val="00CC32BB"/>
    <w:rsid w:val="00CC3F14"/>
    <w:rsid w:val="00CC40F3"/>
    <w:rsid w:val="00CC58F1"/>
    <w:rsid w:val="00CC71AC"/>
    <w:rsid w:val="00CC78EE"/>
    <w:rsid w:val="00CD2738"/>
    <w:rsid w:val="00CD2DBC"/>
    <w:rsid w:val="00CD4367"/>
    <w:rsid w:val="00CD5430"/>
    <w:rsid w:val="00CD632F"/>
    <w:rsid w:val="00CD6909"/>
    <w:rsid w:val="00CE01C5"/>
    <w:rsid w:val="00CE076F"/>
    <w:rsid w:val="00CE188F"/>
    <w:rsid w:val="00CE1C1F"/>
    <w:rsid w:val="00CE3D13"/>
    <w:rsid w:val="00CE729E"/>
    <w:rsid w:val="00CF01B6"/>
    <w:rsid w:val="00CF15A0"/>
    <w:rsid w:val="00CF17C0"/>
    <w:rsid w:val="00CF20A5"/>
    <w:rsid w:val="00CF2E89"/>
    <w:rsid w:val="00CF3B4D"/>
    <w:rsid w:val="00CF5259"/>
    <w:rsid w:val="00CF5D65"/>
    <w:rsid w:val="00CF606B"/>
    <w:rsid w:val="00CF778A"/>
    <w:rsid w:val="00D01009"/>
    <w:rsid w:val="00D032AE"/>
    <w:rsid w:val="00D03325"/>
    <w:rsid w:val="00D04425"/>
    <w:rsid w:val="00D04EB9"/>
    <w:rsid w:val="00D04FEF"/>
    <w:rsid w:val="00D05173"/>
    <w:rsid w:val="00D0555C"/>
    <w:rsid w:val="00D0562F"/>
    <w:rsid w:val="00D06BEB"/>
    <w:rsid w:val="00D06D5C"/>
    <w:rsid w:val="00D06E1F"/>
    <w:rsid w:val="00D10DBC"/>
    <w:rsid w:val="00D11434"/>
    <w:rsid w:val="00D12A5A"/>
    <w:rsid w:val="00D13C5C"/>
    <w:rsid w:val="00D14090"/>
    <w:rsid w:val="00D14E2A"/>
    <w:rsid w:val="00D17C49"/>
    <w:rsid w:val="00D20676"/>
    <w:rsid w:val="00D21078"/>
    <w:rsid w:val="00D21D65"/>
    <w:rsid w:val="00D23EEF"/>
    <w:rsid w:val="00D2532B"/>
    <w:rsid w:val="00D277C4"/>
    <w:rsid w:val="00D302C4"/>
    <w:rsid w:val="00D31103"/>
    <w:rsid w:val="00D32C55"/>
    <w:rsid w:val="00D33410"/>
    <w:rsid w:val="00D33C03"/>
    <w:rsid w:val="00D34FCE"/>
    <w:rsid w:val="00D35699"/>
    <w:rsid w:val="00D35D48"/>
    <w:rsid w:val="00D35DE2"/>
    <w:rsid w:val="00D36035"/>
    <w:rsid w:val="00D3704A"/>
    <w:rsid w:val="00D413C3"/>
    <w:rsid w:val="00D41A84"/>
    <w:rsid w:val="00D42CFA"/>
    <w:rsid w:val="00D433D8"/>
    <w:rsid w:val="00D47F09"/>
    <w:rsid w:val="00D50067"/>
    <w:rsid w:val="00D51E4A"/>
    <w:rsid w:val="00D52876"/>
    <w:rsid w:val="00D5396B"/>
    <w:rsid w:val="00D5400A"/>
    <w:rsid w:val="00D54C33"/>
    <w:rsid w:val="00D54EDE"/>
    <w:rsid w:val="00D5664A"/>
    <w:rsid w:val="00D56A8D"/>
    <w:rsid w:val="00D572AE"/>
    <w:rsid w:val="00D60680"/>
    <w:rsid w:val="00D60FC0"/>
    <w:rsid w:val="00D616D4"/>
    <w:rsid w:val="00D61D0C"/>
    <w:rsid w:val="00D63F7B"/>
    <w:rsid w:val="00D63FC9"/>
    <w:rsid w:val="00D64507"/>
    <w:rsid w:val="00D6610F"/>
    <w:rsid w:val="00D71441"/>
    <w:rsid w:val="00D71696"/>
    <w:rsid w:val="00D71A24"/>
    <w:rsid w:val="00D71DF5"/>
    <w:rsid w:val="00D7256A"/>
    <w:rsid w:val="00D72674"/>
    <w:rsid w:val="00D73816"/>
    <w:rsid w:val="00D74856"/>
    <w:rsid w:val="00D74A7E"/>
    <w:rsid w:val="00D75BCE"/>
    <w:rsid w:val="00D75BF5"/>
    <w:rsid w:val="00D76231"/>
    <w:rsid w:val="00D768CC"/>
    <w:rsid w:val="00D7748C"/>
    <w:rsid w:val="00D77551"/>
    <w:rsid w:val="00D77894"/>
    <w:rsid w:val="00D77CF5"/>
    <w:rsid w:val="00D81313"/>
    <w:rsid w:val="00D82264"/>
    <w:rsid w:val="00D83390"/>
    <w:rsid w:val="00D833EF"/>
    <w:rsid w:val="00D83D24"/>
    <w:rsid w:val="00D83F84"/>
    <w:rsid w:val="00D841D2"/>
    <w:rsid w:val="00D8512F"/>
    <w:rsid w:val="00D85B0D"/>
    <w:rsid w:val="00D87494"/>
    <w:rsid w:val="00D87900"/>
    <w:rsid w:val="00D91163"/>
    <w:rsid w:val="00D934C2"/>
    <w:rsid w:val="00D96409"/>
    <w:rsid w:val="00D96697"/>
    <w:rsid w:val="00D967C6"/>
    <w:rsid w:val="00D9742A"/>
    <w:rsid w:val="00DA1713"/>
    <w:rsid w:val="00DA2361"/>
    <w:rsid w:val="00DA32C8"/>
    <w:rsid w:val="00DA3EFF"/>
    <w:rsid w:val="00DA5129"/>
    <w:rsid w:val="00DA5E43"/>
    <w:rsid w:val="00DA6321"/>
    <w:rsid w:val="00DA646E"/>
    <w:rsid w:val="00DA7644"/>
    <w:rsid w:val="00DA7B33"/>
    <w:rsid w:val="00DB01B4"/>
    <w:rsid w:val="00DB0F4D"/>
    <w:rsid w:val="00DB1C07"/>
    <w:rsid w:val="00DB23C7"/>
    <w:rsid w:val="00DB27AA"/>
    <w:rsid w:val="00DB2A43"/>
    <w:rsid w:val="00DB2CDE"/>
    <w:rsid w:val="00DB34BA"/>
    <w:rsid w:val="00DB51C5"/>
    <w:rsid w:val="00DB55AD"/>
    <w:rsid w:val="00DB61BD"/>
    <w:rsid w:val="00DB69B0"/>
    <w:rsid w:val="00DB6A7C"/>
    <w:rsid w:val="00DB78C5"/>
    <w:rsid w:val="00DC1C52"/>
    <w:rsid w:val="00DC2807"/>
    <w:rsid w:val="00DC29B7"/>
    <w:rsid w:val="00DC2A2F"/>
    <w:rsid w:val="00DC300B"/>
    <w:rsid w:val="00DC3179"/>
    <w:rsid w:val="00DC490E"/>
    <w:rsid w:val="00DC5E6E"/>
    <w:rsid w:val="00DC70A4"/>
    <w:rsid w:val="00DD042F"/>
    <w:rsid w:val="00DD1973"/>
    <w:rsid w:val="00DD1990"/>
    <w:rsid w:val="00DD19B2"/>
    <w:rsid w:val="00DD22D0"/>
    <w:rsid w:val="00DD2459"/>
    <w:rsid w:val="00DD3105"/>
    <w:rsid w:val="00DD35B1"/>
    <w:rsid w:val="00DD3916"/>
    <w:rsid w:val="00DD4849"/>
    <w:rsid w:val="00DD5F9A"/>
    <w:rsid w:val="00DD6FE7"/>
    <w:rsid w:val="00DD724C"/>
    <w:rsid w:val="00DD76E6"/>
    <w:rsid w:val="00DD778D"/>
    <w:rsid w:val="00DD7B6C"/>
    <w:rsid w:val="00DE4237"/>
    <w:rsid w:val="00DE550A"/>
    <w:rsid w:val="00DE613B"/>
    <w:rsid w:val="00DE6765"/>
    <w:rsid w:val="00DE7D95"/>
    <w:rsid w:val="00DF1EAF"/>
    <w:rsid w:val="00DF329A"/>
    <w:rsid w:val="00DF502A"/>
    <w:rsid w:val="00DF6213"/>
    <w:rsid w:val="00DF6C93"/>
    <w:rsid w:val="00DF717E"/>
    <w:rsid w:val="00DF752F"/>
    <w:rsid w:val="00DF7ADD"/>
    <w:rsid w:val="00DF7E16"/>
    <w:rsid w:val="00DF7E52"/>
    <w:rsid w:val="00E004A5"/>
    <w:rsid w:val="00E00E1D"/>
    <w:rsid w:val="00E00FED"/>
    <w:rsid w:val="00E0113F"/>
    <w:rsid w:val="00E01593"/>
    <w:rsid w:val="00E02554"/>
    <w:rsid w:val="00E029D9"/>
    <w:rsid w:val="00E02C3B"/>
    <w:rsid w:val="00E03C6D"/>
    <w:rsid w:val="00E0641F"/>
    <w:rsid w:val="00E11723"/>
    <w:rsid w:val="00E11795"/>
    <w:rsid w:val="00E11A70"/>
    <w:rsid w:val="00E13390"/>
    <w:rsid w:val="00E14AF7"/>
    <w:rsid w:val="00E1534F"/>
    <w:rsid w:val="00E15476"/>
    <w:rsid w:val="00E168AA"/>
    <w:rsid w:val="00E17416"/>
    <w:rsid w:val="00E17DE5"/>
    <w:rsid w:val="00E23EC8"/>
    <w:rsid w:val="00E26D47"/>
    <w:rsid w:val="00E279F0"/>
    <w:rsid w:val="00E27D05"/>
    <w:rsid w:val="00E302C4"/>
    <w:rsid w:val="00E31CD0"/>
    <w:rsid w:val="00E32AE5"/>
    <w:rsid w:val="00E3388A"/>
    <w:rsid w:val="00E34D02"/>
    <w:rsid w:val="00E35308"/>
    <w:rsid w:val="00E36BF2"/>
    <w:rsid w:val="00E36FBC"/>
    <w:rsid w:val="00E370BF"/>
    <w:rsid w:val="00E3718C"/>
    <w:rsid w:val="00E37D00"/>
    <w:rsid w:val="00E37EA4"/>
    <w:rsid w:val="00E40B99"/>
    <w:rsid w:val="00E410A3"/>
    <w:rsid w:val="00E41592"/>
    <w:rsid w:val="00E4244F"/>
    <w:rsid w:val="00E42BB5"/>
    <w:rsid w:val="00E44832"/>
    <w:rsid w:val="00E44ABB"/>
    <w:rsid w:val="00E44F1C"/>
    <w:rsid w:val="00E4690C"/>
    <w:rsid w:val="00E46EE2"/>
    <w:rsid w:val="00E478D4"/>
    <w:rsid w:val="00E47FE1"/>
    <w:rsid w:val="00E50D7E"/>
    <w:rsid w:val="00E50E31"/>
    <w:rsid w:val="00E513D6"/>
    <w:rsid w:val="00E51819"/>
    <w:rsid w:val="00E5401E"/>
    <w:rsid w:val="00E5743A"/>
    <w:rsid w:val="00E57EC1"/>
    <w:rsid w:val="00E6009C"/>
    <w:rsid w:val="00E60D0A"/>
    <w:rsid w:val="00E61922"/>
    <w:rsid w:val="00E61927"/>
    <w:rsid w:val="00E61EC9"/>
    <w:rsid w:val="00E62E43"/>
    <w:rsid w:val="00E643CE"/>
    <w:rsid w:val="00E64435"/>
    <w:rsid w:val="00E64C93"/>
    <w:rsid w:val="00E6539E"/>
    <w:rsid w:val="00E662DC"/>
    <w:rsid w:val="00E66660"/>
    <w:rsid w:val="00E729D2"/>
    <w:rsid w:val="00E73143"/>
    <w:rsid w:val="00E73250"/>
    <w:rsid w:val="00E747D2"/>
    <w:rsid w:val="00E74A67"/>
    <w:rsid w:val="00E7515C"/>
    <w:rsid w:val="00E76267"/>
    <w:rsid w:val="00E766E9"/>
    <w:rsid w:val="00E76ECF"/>
    <w:rsid w:val="00E77030"/>
    <w:rsid w:val="00E77612"/>
    <w:rsid w:val="00E80C0C"/>
    <w:rsid w:val="00E82CAC"/>
    <w:rsid w:val="00E82D4C"/>
    <w:rsid w:val="00E83229"/>
    <w:rsid w:val="00E8334C"/>
    <w:rsid w:val="00E845EA"/>
    <w:rsid w:val="00E84D01"/>
    <w:rsid w:val="00E852B9"/>
    <w:rsid w:val="00E8562F"/>
    <w:rsid w:val="00E87020"/>
    <w:rsid w:val="00E93E22"/>
    <w:rsid w:val="00E947EB"/>
    <w:rsid w:val="00E948BD"/>
    <w:rsid w:val="00E94B1F"/>
    <w:rsid w:val="00E94C86"/>
    <w:rsid w:val="00E96D00"/>
    <w:rsid w:val="00E96E35"/>
    <w:rsid w:val="00E976DE"/>
    <w:rsid w:val="00E97AC5"/>
    <w:rsid w:val="00EA0B0C"/>
    <w:rsid w:val="00EA0E47"/>
    <w:rsid w:val="00EA183B"/>
    <w:rsid w:val="00EA19CC"/>
    <w:rsid w:val="00EA244E"/>
    <w:rsid w:val="00EA3D7A"/>
    <w:rsid w:val="00EA53B6"/>
    <w:rsid w:val="00EA5FFC"/>
    <w:rsid w:val="00EA7549"/>
    <w:rsid w:val="00EB0519"/>
    <w:rsid w:val="00EB0710"/>
    <w:rsid w:val="00EB23F4"/>
    <w:rsid w:val="00EB270B"/>
    <w:rsid w:val="00EB3E85"/>
    <w:rsid w:val="00EB525C"/>
    <w:rsid w:val="00EB6137"/>
    <w:rsid w:val="00EB6EA0"/>
    <w:rsid w:val="00EB7FD0"/>
    <w:rsid w:val="00EC0432"/>
    <w:rsid w:val="00EC0AFF"/>
    <w:rsid w:val="00EC142D"/>
    <w:rsid w:val="00EC22DE"/>
    <w:rsid w:val="00EC2FF8"/>
    <w:rsid w:val="00EC4016"/>
    <w:rsid w:val="00EC4CE1"/>
    <w:rsid w:val="00EC76D6"/>
    <w:rsid w:val="00ED048F"/>
    <w:rsid w:val="00ED1247"/>
    <w:rsid w:val="00ED1518"/>
    <w:rsid w:val="00ED297B"/>
    <w:rsid w:val="00ED2CCF"/>
    <w:rsid w:val="00ED4B3F"/>
    <w:rsid w:val="00ED5225"/>
    <w:rsid w:val="00ED54E8"/>
    <w:rsid w:val="00ED55B0"/>
    <w:rsid w:val="00EE1049"/>
    <w:rsid w:val="00EE254F"/>
    <w:rsid w:val="00EE2E37"/>
    <w:rsid w:val="00EE33C5"/>
    <w:rsid w:val="00EE3509"/>
    <w:rsid w:val="00EE4866"/>
    <w:rsid w:val="00EE4991"/>
    <w:rsid w:val="00EE5CCC"/>
    <w:rsid w:val="00EE62F8"/>
    <w:rsid w:val="00EE69F2"/>
    <w:rsid w:val="00EE7885"/>
    <w:rsid w:val="00EF0219"/>
    <w:rsid w:val="00EF070C"/>
    <w:rsid w:val="00EF1147"/>
    <w:rsid w:val="00EF17EC"/>
    <w:rsid w:val="00EF1DE6"/>
    <w:rsid w:val="00EF2DBF"/>
    <w:rsid w:val="00EF32DB"/>
    <w:rsid w:val="00EF424B"/>
    <w:rsid w:val="00EF48D0"/>
    <w:rsid w:val="00EF5432"/>
    <w:rsid w:val="00EF606B"/>
    <w:rsid w:val="00EF63AC"/>
    <w:rsid w:val="00EF6B96"/>
    <w:rsid w:val="00EF6E31"/>
    <w:rsid w:val="00EF6EA8"/>
    <w:rsid w:val="00EF76A9"/>
    <w:rsid w:val="00EF7C7D"/>
    <w:rsid w:val="00EF7FAE"/>
    <w:rsid w:val="00F01422"/>
    <w:rsid w:val="00F020B4"/>
    <w:rsid w:val="00F024AF"/>
    <w:rsid w:val="00F026EA"/>
    <w:rsid w:val="00F03610"/>
    <w:rsid w:val="00F03FAB"/>
    <w:rsid w:val="00F049D2"/>
    <w:rsid w:val="00F05923"/>
    <w:rsid w:val="00F05DC4"/>
    <w:rsid w:val="00F0612C"/>
    <w:rsid w:val="00F066FE"/>
    <w:rsid w:val="00F06760"/>
    <w:rsid w:val="00F06A4C"/>
    <w:rsid w:val="00F070B7"/>
    <w:rsid w:val="00F072B7"/>
    <w:rsid w:val="00F07504"/>
    <w:rsid w:val="00F07DF5"/>
    <w:rsid w:val="00F1296D"/>
    <w:rsid w:val="00F13713"/>
    <w:rsid w:val="00F138B5"/>
    <w:rsid w:val="00F14D91"/>
    <w:rsid w:val="00F16394"/>
    <w:rsid w:val="00F168F8"/>
    <w:rsid w:val="00F16C21"/>
    <w:rsid w:val="00F203EF"/>
    <w:rsid w:val="00F20536"/>
    <w:rsid w:val="00F21429"/>
    <w:rsid w:val="00F22CD4"/>
    <w:rsid w:val="00F2352D"/>
    <w:rsid w:val="00F25C1E"/>
    <w:rsid w:val="00F25C48"/>
    <w:rsid w:val="00F25CBC"/>
    <w:rsid w:val="00F2662A"/>
    <w:rsid w:val="00F266BB"/>
    <w:rsid w:val="00F26A32"/>
    <w:rsid w:val="00F3046B"/>
    <w:rsid w:val="00F326E1"/>
    <w:rsid w:val="00F33850"/>
    <w:rsid w:val="00F33C14"/>
    <w:rsid w:val="00F34FCB"/>
    <w:rsid w:val="00F3563F"/>
    <w:rsid w:val="00F367F7"/>
    <w:rsid w:val="00F37B8E"/>
    <w:rsid w:val="00F37C5E"/>
    <w:rsid w:val="00F40785"/>
    <w:rsid w:val="00F40CDA"/>
    <w:rsid w:val="00F411D8"/>
    <w:rsid w:val="00F419F0"/>
    <w:rsid w:val="00F4225B"/>
    <w:rsid w:val="00F4388A"/>
    <w:rsid w:val="00F441C9"/>
    <w:rsid w:val="00F44C8A"/>
    <w:rsid w:val="00F450EE"/>
    <w:rsid w:val="00F46739"/>
    <w:rsid w:val="00F46D99"/>
    <w:rsid w:val="00F47607"/>
    <w:rsid w:val="00F50473"/>
    <w:rsid w:val="00F507C0"/>
    <w:rsid w:val="00F518AC"/>
    <w:rsid w:val="00F51B23"/>
    <w:rsid w:val="00F5362E"/>
    <w:rsid w:val="00F539E2"/>
    <w:rsid w:val="00F54B07"/>
    <w:rsid w:val="00F553D7"/>
    <w:rsid w:val="00F55D1D"/>
    <w:rsid w:val="00F56510"/>
    <w:rsid w:val="00F6082B"/>
    <w:rsid w:val="00F616CB"/>
    <w:rsid w:val="00F61773"/>
    <w:rsid w:val="00F6177B"/>
    <w:rsid w:val="00F62164"/>
    <w:rsid w:val="00F6250D"/>
    <w:rsid w:val="00F62736"/>
    <w:rsid w:val="00F630FD"/>
    <w:rsid w:val="00F638B1"/>
    <w:rsid w:val="00F64001"/>
    <w:rsid w:val="00F640D6"/>
    <w:rsid w:val="00F6410C"/>
    <w:rsid w:val="00F64AF0"/>
    <w:rsid w:val="00F6592C"/>
    <w:rsid w:val="00F717DE"/>
    <w:rsid w:val="00F722EF"/>
    <w:rsid w:val="00F744A8"/>
    <w:rsid w:val="00F7453E"/>
    <w:rsid w:val="00F74B96"/>
    <w:rsid w:val="00F74DC7"/>
    <w:rsid w:val="00F75F86"/>
    <w:rsid w:val="00F77800"/>
    <w:rsid w:val="00F77A18"/>
    <w:rsid w:val="00F77B90"/>
    <w:rsid w:val="00F80EAF"/>
    <w:rsid w:val="00F8101B"/>
    <w:rsid w:val="00F813AA"/>
    <w:rsid w:val="00F829C3"/>
    <w:rsid w:val="00F831CC"/>
    <w:rsid w:val="00F835A8"/>
    <w:rsid w:val="00F83E1F"/>
    <w:rsid w:val="00F83EDF"/>
    <w:rsid w:val="00F8510F"/>
    <w:rsid w:val="00F85249"/>
    <w:rsid w:val="00F85433"/>
    <w:rsid w:val="00F85E1A"/>
    <w:rsid w:val="00F85ECA"/>
    <w:rsid w:val="00F86AAA"/>
    <w:rsid w:val="00F87FBB"/>
    <w:rsid w:val="00F90FD0"/>
    <w:rsid w:val="00F92139"/>
    <w:rsid w:val="00F9329B"/>
    <w:rsid w:val="00F94493"/>
    <w:rsid w:val="00F94605"/>
    <w:rsid w:val="00F94B15"/>
    <w:rsid w:val="00F9594B"/>
    <w:rsid w:val="00F95CDB"/>
    <w:rsid w:val="00F960B6"/>
    <w:rsid w:val="00F9698D"/>
    <w:rsid w:val="00F96CC9"/>
    <w:rsid w:val="00F97019"/>
    <w:rsid w:val="00F9703C"/>
    <w:rsid w:val="00F97722"/>
    <w:rsid w:val="00FA2BF7"/>
    <w:rsid w:val="00FA569D"/>
    <w:rsid w:val="00FA5E40"/>
    <w:rsid w:val="00FA6148"/>
    <w:rsid w:val="00FA63A1"/>
    <w:rsid w:val="00FA6997"/>
    <w:rsid w:val="00FA6AF0"/>
    <w:rsid w:val="00FA6EB8"/>
    <w:rsid w:val="00FA7424"/>
    <w:rsid w:val="00FA7CDF"/>
    <w:rsid w:val="00FB0A45"/>
    <w:rsid w:val="00FB0EE8"/>
    <w:rsid w:val="00FB141E"/>
    <w:rsid w:val="00FB19A0"/>
    <w:rsid w:val="00FB2CBF"/>
    <w:rsid w:val="00FB2F5A"/>
    <w:rsid w:val="00FB3C8B"/>
    <w:rsid w:val="00FB7AF3"/>
    <w:rsid w:val="00FC0252"/>
    <w:rsid w:val="00FC02B2"/>
    <w:rsid w:val="00FC168B"/>
    <w:rsid w:val="00FC19DA"/>
    <w:rsid w:val="00FC2000"/>
    <w:rsid w:val="00FC201A"/>
    <w:rsid w:val="00FC3038"/>
    <w:rsid w:val="00FC54C4"/>
    <w:rsid w:val="00FC56CE"/>
    <w:rsid w:val="00FC6F94"/>
    <w:rsid w:val="00FC70E5"/>
    <w:rsid w:val="00FD1508"/>
    <w:rsid w:val="00FD32FC"/>
    <w:rsid w:val="00FD48ED"/>
    <w:rsid w:val="00FD5844"/>
    <w:rsid w:val="00FD7101"/>
    <w:rsid w:val="00FE05E5"/>
    <w:rsid w:val="00FE097D"/>
    <w:rsid w:val="00FE10B3"/>
    <w:rsid w:val="00FE27D4"/>
    <w:rsid w:val="00FE2CE7"/>
    <w:rsid w:val="00FE3073"/>
    <w:rsid w:val="00FE31C0"/>
    <w:rsid w:val="00FE443C"/>
    <w:rsid w:val="00FE55EF"/>
    <w:rsid w:val="00FE5912"/>
    <w:rsid w:val="00FE5A7B"/>
    <w:rsid w:val="00FE6290"/>
    <w:rsid w:val="00FE691A"/>
    <w:rsid w:val="00FE6B30"/>
    <w:rsid w:val="00FE720A"/>
    <w:rsid w:val="00FF08CF"/>
    <w:rsid w:val="00FF0C46"/>
    <w:rsid w:val="00FF12F4"/>
    <w:rsid w:val="00FF1330"/>
    <w:rsid w:val="00FF1D10"/>
    <w:rsid w:val="00FF23D9"/>
    <w:rsid w:val="00FF33FF"/>
    <w:rsid w:val="00FF35B4"/>
    <w:rsid w:val="00FF39FD"/>
    <w:rsid w:val="00FF3C56"/>
    <w:rsid w:val="00FF3D4B"/>
    <w:rsid w:val="00FF5A92"/>
    <w:rsid w:val="00FF6ADE"/>
    <w:rsid w:val="29B5B41F"/>
    <w:rsid w:val="58F2C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30BFC"/>
  <w15:chartTrackingRefBased/>
  <w15:docId w15:val="{F2BE92F7-BD3C-4766-A855-F54839EAC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23D9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6A6B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6B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6B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6B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6B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6B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6B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6B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6B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6B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6B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A6B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6B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6B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6B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6B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6B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6B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6B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6B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6B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6B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6B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6B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6B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6B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6B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6B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6B5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656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A2A0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4F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44128"/>
    <w:rPr>
      <w:color w:val="96607D" w:themeColor="followedHyperlink"/>
      <w:u w:val="single"/>
    </w:rPr>
  </w:style>
  <w:style w:type="table" w:styleId="GridTable1Light-Accent3">
    <w:name w:val="Grid Table 1 Light Accent 3"/>
    <w:basedOn w:val="TableNormal"/>
    <w:uiPriority w:val="46"/>
    <w:rsid w:val="0046529A"/>
    <w:pPr>
      <w:spacing w:after="0" w:line="240" w:lineRule="auto"/>
    </w:pPr>
    <w:tblPr>
      <w:tblStyleRowBandSize w:val="1"/>
      <w:tblStyleColBandSize w:val="1"/>
      <w:tblBorders>
        <w:top w:val="single" w:sz="4" w:space="0" w:color="84E290" w:themeColor="accent3" w:themeTint="66"/>
        <w:left w:val="single" w:sz="4" w:space="0" w:color="84E290" w:themeColor="accent3" w:themeTint="66"/>
        <w:bottom w:val="single" w:sz="4" w:space="0" w:color="84E290" w:themeColor="accent3" w:themeTint="66"/>
        <w:right w:val="single" w:sz="4" w:space="0" w:color="84E290" w:themeColor="accent3" w:themeTint="66"/>
        <w:insideH w:val="single" w:sz="4" w:space="0" w:color="84E290" w:themeColor="accent3" w:themeTint="66"/>
        <w:insideV w:val="single" w:sz="4" w:space="0" w:color="84E290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6529A"/>
    <w:pPr>
      <w:spacing w:after="0" w:line="240" w:lineRule="auto"/>
    </w:pPr>
    <w:tblPr>
      <w:tblStyleRowBandSize w:val="1"/>
      <w:tblStyleColBandSize w:val="1"/>
      <w:tblBorders>
        <w:top w:val="single" w:sz="4" w:space="0" w:color="E59EDC" w:themeColor="accent5" w:themeTint="66"/>
        <w:left w:val="single" w:sz="4" w:space="0" w:color="E59EDC" w:themeColor="accent5" w:themeTint="66"/>
        <w:bottom w:val="single" w:sz="4" w:space="0" w:color="E59EDC" w:themeColor="accent5" w:themeTint="66"/>
        <w:right w:val="single" w:sz="4" w:space="0" w:color="E59EDC" w:themeColor="accent5" w:themeTint="66"/>
        <w:insideH w:val="single" w:sz="4" w:space="0" w:color="E59EDC" w:themeColor="accent5" w:themeTint="66"/>
        <w:insideV w:val="single" w:sz="4" w:space="0" w:color="E59ED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ED55B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5C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5CBC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30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3941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23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14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sartajbhuvaji/brain-tumor-classification-mri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www.kaggle.com/code/timeisfly1/brain-classification-with-transfer-learning" TargetMode="External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F0B89EF-E4F6-4E7F-8BA3-A4814C240570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7BEC91-69D9-466F-9C96-79FEB5105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3275</TotalTime>
  <Pages>1</Pages>
  <Words>3039</Words>
  <Characters>17325</Characters>
  <Application>Microsoft Office Word</Application>
  <DocSecurity>4</DocSecurity>
  <Lines>144</Lines>
  <Paragraphs>40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20324</CharactersWithSpaces>
  <SharedDoc>false</SharedDoc>
  <HLinks>
    <vt:vector size="18" baseType="variant">
      <vt:variant>
        <vt:i4>3539040</vt:i4>
      </vt:variant>
      <vt:variant>
        <vt:i4>6</vt:i4>
      </vt:variant>
      <vt:variant>
        <vt:i4>0</vt:i4>
      </vt:variant>
      <vt:variant>
        <vt:i4>5</vt:i4>
      </vt:variant>
      <vt:variant>
        <vt:lpwstr>https://www.kaggle.com/code/timeisfly1/brain-classification-with-transfer-learning</vt:lpwstr>
      </vt:variant>
      <vt:variant>
        <vt:lpwstr/>
      </vt:variant>
      <vt:variant>
        <vt:i4>393339</vt:i4>
      </vt:variant>
      <vt:variant>
        <vt:i4>3</vt:i4>
      </vt:variant>
      <vt:variant>
        <vt:i4>0</vt:i4>
      </vt:variant>
      <vt:variant>
        <vt:i4>5</vt:i4>
      </vt:variant>
      <vt:variant>
        <vt:lpwstr>https://medium.com/@enrico.randellini/image-classification-resnet-vs-efficientnet-vs-efficientnet-v2-vs-compact-convolutional-c205838bbf49</vt:lpwstr>
      </vt:variant>
      <vt:variant>
        <vt:lpwstr/>
      </vt:variant>
      <vt:variant>
        <vt:i4>4522001</vt:i4>
      </vt:variant>
      <vt:variant>
        <vt:i4>0</vt:i4>
      </vt:variant>
      <vt:variant>
        <vt:i4>0</vt:i4>
      </vt:variant>
      <vt:variant>
        <vt:i4>5</vt:i4>
      </vt:variant>
      <vt:variant>
        <vt:lpwstr>https://www.kaggle.com/datasets/sartajbhuvaji/brain-tumor-classification-mri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אלמוג סיסו</dc:creator>
  <cp:keywords/>
  <dc:description/>
  <cp:lastModifiedBy>אלמוג בורה</cp:lastModifiedBy>
  <cp:revision>1084</cp:revision>
  <dcterms:created xsi:type="dcterms:W3CDTF">2024-04-01T15:22:00Z</dcterms:created>
  <dcterms:modified xsi:type="dcterms:W3CDTF">2024-04-04T06:48:00Z</dcterms:modified>
</cp:coreProperties>
</file>